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BFF2" w14:textId="77777777" w:rsidR="00A36564" w:rsidRDefault="00A36564">
      <w:pPr>
        <w:rPr>
          <w:b/>
          <w:bCs/>
          <w:sz w:val="24"/>
        </w:rPr>
      </w:pPr>
      <w:r>
        <w:rPr>
          <w:rFonts w:hint="eastAsia"/>
          <w:b/>
          <w:bCs/>
          <w:sz w:val="24"/>
          <w:u w:val="single"/>
        </w:rPr>
        <w:t>資訊需求</w:t>
      </w:r>
      <w:r>
        <w:rPr>
          <w:rFonts w:hint="eastAsia"/>
          <w:b/>
          <w:bCs/>
          <w:sz w:val="24"/>
          <w:u w:val="single"/>
        </w:rPr>
        <w:t xml:space="preserve"> </w:t>
      </w:r>
      <w:proofErr w:type="gramStart"/>
      <w:r>
        <w:rPr>
          <w:b/>
          <w:bCs/>
          <w:sz w:val="24"/>
          <w:u w:val="single"/>
        </w:rPr>
        <w:t>–</w:t>
      </w:r>
      <w:proofErr w:type="gramEnd"/>
      <w:r>
        <w:rPr>
          <w:rFonts w:hint="eastAsia"/>
          <w:b/>
          <w:bCs/>
          <w:sz w:val="24"/>
          <w:u w:val="single"/>
        </w:rPr>
        <w:t xml:space="preserve"> Step 3. </w:t>
      </w:r>
      <w:r>
        <w:rPr>
          <w:rFonts w:hint="eastAsia"/>
          <w:b/>
          <w:bCs/>
          <w:sz w:val="24"/>
          <w:u w:val="single"/>
        </w:rPr>
        <w:t>訂定管理報表</w:t>
      </w:r>
      <w:r>
        <w:rPr>
          <w:rFonts w:hint="eastAsia"/>
          <w:b/>
          <w:bCs/>
          <w:sz w:val="24"/>
          <w:u w:val="single"/>
        </w:rPr>
        <w:t xml:space="preserve">/ </w:t>
      </w:r>
      <w:r>
        <w:rPr>
          <w:rFonts w:hint="eastAsia"/>
          <w:b/>
          <w:bCs/>
          <w:sz w:val="24"/>
          <w:u w:val="single"/>
        </w:rPr>
        <w:t>傳輸檔案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的作業規範與計算公式</w:t>
      </w:r>
    </w:p>
    <w:p w14:paraId="620F859F" w14:textId="77777777" w:rsidR="00A36564" w:rsidRDefault="00A36564">
      <w:pPr>
        <w:numPr>
          <w:ilvl w:val="0"/>
          <w:numId w:val="12"/>
        </w:numPr>
      </w:pPr>
      <w:r>
        <w:rPr>
          <w:rFonts w:hint="eastAsia"/>
        </w:rPr>
        <w:t>說明管理報表</w:t>
      </w:r>
      <w:r>
        <w:rPr>
          <w:rFonts w:hint="eastAsia"/>
        </w:rPr>
        <w:t xml:space="preserve">/ </w:t>
      </w:r>
      <w:r>
        <w:rPr>
          <w:rFonts w:hint="eastAsia"/>
        </w:rPr>
        <w:t>傳輸檔案的</w:t>
      </w:r>
      <w:r>
        <w:t>“</w:t>
      </w:r>
      <w:r>
        <w:rPr>
          <w:rFonts w:hint="eastAsia"/>
        </w:rPr>
        <w:t>作業規範與計算公式</w:t>
      </w:r>
      <w:r>
        <w:t>”</w:t>
      </w:r>
      <w:r>
        <w:rPr>
          <w:rFonts w:hint="eastAsia"/>
        </w:rPr>
        <w:t>(</w:t>
      </w:r>
      <w:r>
        <w:rPr>
          <w:rFonts w:hint="eastAsia"/>
        </w:rPr>
        <w:t>包含顯示的資料與樣式</w:t>
      </w:r>
      <w:r>
        <w:rPr>
          <w:rFonts w:hint="eastAsia"/>
        </w:rPr>
        <w:t>)</w:t>
      </w:r>
    </w:p>
    <w:p w14:paraId="08861562" w14:textId="77777777" w:rsidR="00A36564" w:rsidRDefault="00A365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"/>
        <w:gridCol w:w="3753"/>
        <w:gridCol w:w="4165"/>
      </w:tblGrid>
      <w:tr w:rsidR="001A45F6" w14:paraId="2B40C240" w14:textId="77777777" w:rsidTr="00A36564">
        <w:trPr>
          <w:cantSplit/>
        </w:trPr>
        <w:tc>
          <w:tcPr>
            <w:tcW w:w="4851" w:type="dxa"/>
            <w:gridSpan w:val="2"/>
          </w:tcPr>
          <w:p w14:paraId="1AEF044E" w14:textId="77777777" w:rsidR="00A36564" w:rsidRDefault="00A3656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Step 1.</w:t>
            </w:r>
          </w:p>
        </w:tc>
        <w:tc>
          <w:tcPr>
            <w:tcW w:w="4165" w:type="dxa"/>
            <w:shd w:val="clear" w:color="auto" w:fill="FFCC99"/>
          </w:tcPr>
          <w:p w14:paraId="5E84E48C" w14:textId="77777777" w:rsidR="00A36564" w:rsidRDefault="00A3656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Step 3.</w:t>
            </w:r>
          </w:p>
        </w:tc>
      </w:tr>
      <w:tr w:rsidR="001A45F6" w14:paraId="4D898999" w14:textId="77777777" w:rsidTr="00A36564">
        <w:trPr>
          <w:cantSplit/>
        </w:trPr>
        <w:tc>
          <w:tcPr>
            <w:tcW w:w="1098" w:type="dxa"/>
          </w:tcPr>
          <w:p w14:paraId="6E68E099" w14:textId="77777777" w:rsidR="00A36564" w:rsidRDefault="00A36564">
            <w:r>
              <w:rPr>
                <w:rFonts w:hint="eastAsia"/>
              </w:rPr>
              <w:t>部門</w:t>
            </w:r>
          </w:p>
        </w:tc>
        <w:tc>
          <w:tcPr>
            <w:tcW w:w="3753" w:type="dxa"/>
          </w:tcPr>
          <w:p w14:paraId="487D3522" w14:textId="7BAC698B" w:rsidR="00A36564" w:rsidRDefault="00A36564">
            <w:r>
              <w:rPr>
                <w:rFonts w:hint="eastAsia"/>
              </w:rPr>
              <w:t>維護程式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管理報表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傳輸檔案</w:t>
            </w:r>
          </w:p>
        </w:tc>
        <w:tc>
          <w:tcPr>
            <w:tcW w:w="4165" w:type="dxa"/>
            <w:shd w:val="clear" w:color="auto" w:fill="FFCC99"/>
          </w:tcPr>
          <w:p w14:paraId="066C3465" w14:textId="2277BFFB" w:rsidR="00A36564" w:rsidRDefault="00A36564"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維護程式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新增欄位位置與控管條件</w:t>
            </w:r>
          </w:p>
          <w:p w14:paraId="6F4395D2" w14:textId="3B944DFB" w:rsidR="00A36564" w:rsidRDefault="00A36564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管理報表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新增欄位於報表位置與計算</w:t>
            </w:r>
          </w:p>
          <w:p w14:paraId="2DFAEE85" w14:textId="6BE69952" w:rsidR="00A36564" w:rsidRDefault="00A36564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傳輸檔案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新增欄位於檔案的位置</w:t>
            </w:r>
          </w:p>
          <w:p w14:paraId="0022AE68" w14:textId="77777777" w:rsidR="00A36564" w:rsidRDefault="00A36564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包含顯示的資料與樣式</w:t>
            </w:r>
            <w:r>
              <w:rPr>
                <w:rFonts w:hint="eastAsia"/>
              </w:rPr>
              <w:t>)</w:t>
            </w:r>
          </w:p>
        </w:tc>
      </w:tr>
      <w:tr w:rsidR="00A36564" w14:paraId="4C187898" w14:textId="77777777" w:rsidTr="00A36564">
        <w:trPr>
          <w:cantSplit/>
          <w:trHeight w:val="10055"/>
        </w:trPr>
        <w:tc>
          <w:tcPr>
            <w:tcW w:w="1098" w:type="dxa"/>
          </w:tcPr>
          <w:p w14:paraId="307086CE" w14:textId="2A9C2AA1" w:rsidR="00A36564" w:rsidRDefault="00A36564">
            <w:r>
              <w:rPr>
                <w:rFonts w:hint="eastAsia"/>
              </w:rPr>
              <w:t>股</w:t>
            </w:r>
            <w:proofErr w:type="gramStart"/>
            <w:r>
              <w:rPr>
                <w:rFonts w:hint="eastAsia"/>
              </w:rPr>
              <w:t>務</w:t>
            </w:r>
            <w:proofErr w:type="gramEnd"/>
          </w:p>
        </w:tc>
        <w:tc>
          <w:tcPr>
            <w:tcW w:w="3753" w:type="dxa"/>
          </w:tcPr>
          <w:tbl>
            <w:tblPr>
              <w:tblW w:w="3406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406"/>
            </w:tblGrid>
            <w:tr w:rsidR="00A36564" w:rsidRPr="00A36564" w14:paraId="7EBA246B" w14:textId="77777777" w:rsidTr="00CD7CDC">
              <w:trPr>
                <w:trHeight w:val="290"/>
              </w:trPr>
              <w:tc>
                <w:tcPr>
                  <w:tcW w:w="34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2C11F7" w14:textId="0429E700" w:rsidR="00A36564" w:rsidRPr="00A36564" w:rsidRDefault="00CD7CDC" w:rsidP="00A36564">
                  <w:pPr>
                    <w:widowControl/>
                    <w:snapToGrid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 xml:space="preserve">境外基金資料轉入- HSBC 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(</w:t>
                  </w: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FAS652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)</w:t>
                  </w:r>
                </w:p>
              </w:tc>
            </w:tr>
            <w:tr w:rsidR="00A36564" w:rsidRPr="00A36564" w14:paraId="098757DD" w14:textId="77777777" w:rsidTr="00CD7CDC">
              <w:trPr>
                <w:trHeight w:val="290"/>
              </w:trPr>
              <w:tc>
                <w:tcPr>
                  <w:tcW w:w="34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140818" w14:textId="5817CC45" w:rsidR="00A36564" w:rsidRPr="00A36564" w:rsidRDefault="00CD7CDC" w:rsidP="00A36564">
                  <w:pPr>
                    <w:widowControl/>
                    <w:snapToGrid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產生收益分配資料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(</w:t>
                  </w: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FAS421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)</w:t>
                  </w:r>
                </w:p>
              </w:tc>
            </w:tr>
            <w:tr w:rsidR="00A36564" w:rsidRPr="00A36564" w14:paraId="18C05617" w14:textId="77777777" w:rsidTr="00CD7CDC">
              <w:trPr>
                <w:trHeight w:val="290"/>
              </w:trPr>
              <w:tc>
                <w:tcPr>
                  <w:tcW w:w="34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6EE598" w14:textId="77777777" w:rsidR="00A36564" w:rsidRDefault="00CD7CDC" w:rsidP="00A36564">
                  <w:pPr>
                    <w:widowControl/>
                    <w:snapToGrid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 xml:space="preserve">集保公司上傳資料產生 - Daily 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(FAS</w:t>
                  </w:r>
                  <w:r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6561</w:t>
                  </w:r>
                  <w:r w:rsidR="00A36564"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)</w:t>
                  </w:r>
                </w:p>
                <w:p w14:paraId="28427647" w14:textId="45595ED1" w:rsidR="00CD7CDC" w:rsidRPr="00A36564" w:rsidRDefault="00CD7CDC" w:rsidP="00A36564">
                  <w:pPr>
                    <w:widowControl/>
                    <w:snapToGrid/>
                    <w:rPr>
                      <w:rFonts w:ascii="新細明體" w:hAnsi="新細明體" w:cs="新細明體"/>
                      <w:color w:val="000000"/>
                      <w:kern w:val="0"/>
                      <w:sz w:val="22"/>
                      <w:szCs w:val="22"/>
                    </w:rPr>
                  </w:pPr>
                  <w:r w:rsidRPr="00CD7CDC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 xml:space="preserve">集保公司上傳資料產生 - Monthly </w:t>
                  </w:r>
                  <w:r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(FAS</w:t>
                  </w:r>
                  <w:r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6562</w:t>
                  </w:r>
                  <w:r w:rsidRPr="00A36564">
                    <w:rPr>
                      <w:rFonts w:ascii="新細明體" w:hAnsi="新細明體" w:cs="新細明體" w:hint="eastAsia"/>
                      <w:color w:val="000000"/>
                      <w:kern w:val="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67F054FD" w14:textId="77777777" w:rsidR="00A36564" w:rsidRPr="00193A08" w:rsidRDefault="00A36564" w:rsidP="00A36564">
            <w:pPr>
              <w:ind w:left="480"/>
              <w:rPr>
                <w:color w:val="808080"/>
              </w:rPr>
            </w:pPr>
          </w:p>
        </w:tc>
        <w:tc>
          <w:tcPr>
            <w:tcW w:w="4165" w:type="dxa"/>
            <w:shd w:val="clear" w:color="auto" w:fill="FFCC99"/>
          </w:tcPr>
          <w:p w14:paraId="09F96B0B" w14:textId="77777777" w:rsidR="00A36564" w:rsidRDefault="00A36564">
            <w:r>
              <w:rPr>
                <w:rFonts w:hint="eastAsia"/>
              </w:rPr>
              <w:t>參閱標準報表格式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如有特殊樣式需求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請明確提出</w:t>
            </w:r>
          </w:p>
          <w:p w14:paraId="408C4582" w14:textId="77777777" w:rsidR="00A36564" w:rsidRDefault="00A36564"/>
          <w:p w14:paraId="60537520" w14:textId="677C0365" w:rsidR="00A36564" w:rsidRDefault="00A365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–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基本資料如下</w:t>
            </w:r>
            <w:r>
              <w:rPr>
                <w:rFonts w:hint="eastAsia"/>
                <w:b/>
                <w:bCs/>
              </w:rPr>
              <w:t>:</w:t>
            </w:r>
          </w:p>
          <w:p w14:paraId="5EF7CEAB" w14:textId="77777777" w:rsidR="00A36564" w:rsidRDefault="00A36564"/>
          <w:p w14:paraId="0C503E73" w14:textId="1ECCC2F1" w:rsidR="00A11066" w:rsidRDefault="00A36564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欄位</w:t>
            </w:r>
            <w:r>
              <w:rPr>
                <w:rFonts w:hint="eastAsia"/>
                <w:u w:val="single"/>
              </w:rPr>
              <w:t xml:space="preserve">: </w:t>
            </w:r>
            <w:r>
              <w:rPr>
                <w:rFonts w:hint="eastAsia"/>
                <w:u w:val="single"/>
              </w:rPr>
              <w:t>作業規範與</w:t>
            </w:r>
            <w:r w:rsidR="007C328A">
              <w:rPr>
                <w:rFonts w:hint="eastAsia"/>
                <w:u w:val="single"/>
              </w:rPr>
              <w:t>轉入檔案</w:t>
            </w:r>
            <w:r>
              <w:rPr>
                <w:rFonts w:hint="eastAsia"/>
                <w:u w:val="single"/>
              </w:rPr>
              <w:t>說明</w:t>
            </w:r>
            <w:r>
              <w:rPr>
                <w:rFonts w:hint="eastAsia"/>
                <w:u w:val="single"/>
              </w:rPr>
              <w:t>:</w:t>
            </w:r>
          </w:p>
          <w:p w14:paraId="3420F382" w14:textId="68903A00" w:rsidR="00A11066" w:rsidRDefault="007C328A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相關轉入檔案</w:t>
            </w:r>
          </w:p>
          <w:p w14:paraId="217B05CD" w14:textId="3FE85251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 xml:space="preserve">CG NAV </w:t>
            </w:r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淨值檔</w:t>
            </w:r>
            <w:r w:rsidR="006863DC">
              <w:rPr>
                <w:rFonts w:ascii="標楷體" w:eastAsia="標楷體" w:hAnsi="標楷體" w:hint="eastAsia"/>
                <w:lang w:val="en-SG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:lang w:val="en-SG"/>
                <w14:ligatures w14:val="none"/>
              </w:rPr>
              <w:t>透過</w:t>
            </w:r>
            <w:r>
              <w:rPr>
                <w:rFonts w:ascii="標楷體" w:eastAsia="標楷體" w:hAnsi="標楷體" w:hint="eastAsia"/>
                <w14:ligatures w14:val="none"/>
              </w:rPr>
              <w:t>FAS652轉入</w:t>
            </w:r>
            <w:r w:rsidR="006863DC">
              <w:rPr>
                <w:rFonts w:ascii="標楷體" w:eastAsia="標楷體" w:hAnsi="標楷體"/>
                <w14:ligatures w14:val="none"/>
              </w:rPr>
              <w:t>]</w:t>
            </w:r>
          </w:p>
          <w:p w14:paraId="079A43EC" w14:textId="78A91FB4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 xml:space="preserve">CG </w:t>
            </w:r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交易、結帳檔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14:ligatures w14:val="none"/>
              </w:rPr>
              <w:t>透過</w:t>
            </w:r>
            <w:r w:rsidR="006863DC">
              <w:rPr>
                <w:rFonts w:ascii="標楷體" w:eastAsia="標楷體" w:hAnsi="標楷體" w:hint="eastAsia"/>
                <w:lang w:val="en-SG"/>
                <w14:ligatures w14:val="none"/>
              </w:rPr>
              <w:t>FAS652轉入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]</w:t>
            </w:r>
          </w:p>
          <w:p w14:paraId="442C5BEC" w14:textId="02C27AAE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>CG</w:t>
            </w:r>
            <w:proofErr w:type="gramStart"/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配息率檔</w:t>
            </w:r>
            <w:proofErr w:type="gramEnd"/>
            <w:r w:rsidR="006863DC">
              <w:rPr>
                <w:rFonts w:ascii="標楷體" w:eastAsia="標楷體" w:hAnsi="標楷體" w:hint="eastAsia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14:ligatures w14:val="none"/>
              </w:rPr>
              <w:t>透過</w:t>
            </w:r>
            <w:r w:rsidR="006863DC">
              <w:rPr>
                <w:rFonts w:ascii="標楷體" w:eastAsia="標楷體" w:hAnsi="標楷體" w:hint="eastAsia"/>
                <w:lang w:val="en-SG"/>
                <w14:ligatures w14:val="none"/>
              </w:rPr>
              <w:t>FAS421轉入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]</w:t>
            </w:r>
          </w:p>
          <w:p w14:paraId="74CF467F" w14:textId="6ED742EF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>CG</w:t>
            </w:r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基金規模檔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14:ligatures w14:val="none"/>
              </w:rPr>
              <w:t>透過</w:t>
            </w:r>
            <w:r>
              <w:rPr>
                <w:rFonts w:ascii="標楷體" w:eastAsia="標楷體" w:hAnsi="標楷體" w:hint="eastAsia"/>
                <w14:ligatures w14:val="none"/>
              </w:rPr>
              <w:t>FAS6562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轉入</w:t>
            </w:r>
            <w:r w:rsidR="008362FE">
              <w:rPr>
                <w:rFonts w:ascii="標楷體" w:eastAsia="標楷體" w:hAnsi="標楷體" w:hint="eastAsia"/>
                <w14:ligatures w14:val="none"/>
              </w:rPr>
              <w:t>]</w:t>
            </w:r>
          </w:p>
          <w:p w14:paraId="4ED06734" w14:textId="271D4619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>CG</w:t>
            </w:r>
            <w:bookmarkStart w:id="0" w:name="_Hlk215752905"/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衍生性商品投資比率、投資國內比率、投資中國比率</w:t>
            </w:r>
            <w:bookmarkEnd w:id="0"/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檔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14:ligatures w14:val="none"/>
              </w:rPr>
              <w:t>透過</w:t>
            </w:r>
            <w:r>
              <w:rPr>
                <w:rFonts w:ascii="標楷體" w:eastAsia="標楷體" w:hAnsi="標楷體" w:hint="eastAsia"/>
                <w14:ligatures w14:val="none"/>
              </w:rPr>
              <w:t>FAS6562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轉入]</w:t>
            </w:r>
          </w:p>
          <w:p w14:paraId="2C14137A" w14:textId="7A96BE53" w:rsidR="007C328A" w:rsidRDefault="007C328A" w:rsidP="007C328A">
            <w:pPr>
              <w:pStyle w:val="a6"/>
              <w:numPr>
                <w:ilvl w:val="0"/>
                <w:numId w:val="9"/>
              </w:numPr>
              <w:rPr>
                <w:rFonts w:ascii="標楷體" w:eastAsia="標楷體" w:hAnsi="標楷體"/>
                <w14:ligatures w14:val="none"/>
              </w:rPr>
            </w:pPr>
            <w:r>
              <w:rPr>
                <w:rFonts w:ascii="標楷體" w:eastAsia="標楷體" w:hAnsi="標楷體" w:hint="eastAsia"/>
                <w14:ligatures w14:val="none"/>
              </w:rPr>
              <w:t xml:space="preserve">CG </w:t>
            </w:r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日</w:t>
            </w:r>
            <w:r w:rsidR="006F1F79">
              <w:rPr>
                <w:rFonts w:ascii="標楷體" w:eastAsia="標楷體" w:hAnsi="標楷體" w:hint="eastAsia"/>
                <w:lang w:val="en-SG"/>
                <w14:ligatures w14:val="none"/>
              </w:rPr>
              <w:t>申報</w:t>
            </w:r>
            <w:proofErr w:type="gramStart"/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報</w:t>
            </w:r>
            <w:proofErr w:type="gramEnd"/>
            <w:r>
              <w:rPr>
                <w:rFonts w:ascii="標楷體" w:eastAsia="標楷體" w:hAnsi="標楷體" w:hint="eastAsia"/>
                <w:lang w:val="en-SG"/>
                <w14:ligatures w14:val="none"/>
              </w:rPr>
              <w:t>檔</w:t>
            </w:r>
            <w:r>
              <w:rPr>
                <w:rFonts w:ascii="標楷體" w:eastAsia="標楷體" w:hAnsi="標楷體" w:hint="eastAsia"/>
                <w14:ligatures w14:val="none"/>
              </w:rPr>
              <w:t>(NAV+APPLY)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[</w:t>
            </w:r>
            <w:r w:rsidR="009122A8">
              <w:rPr>
                <w:rFonts w:ascii="標楷體" w:eastAsia="標楷體" w:hAnsi="標楷體" w:hint="eastAsia"/>
                <w14:ligatures w14:val="none"/>
              </w:rPr>
              <w:t>透過</w:t>
            </w:r>
            <w:r>
              <w:rPr>
                <w:rFonts w:ascii="標楷體" w:eastAsia="標楷體" w:hAnsi="標楷體" w:hint="eastAsia"/>
                <w14:ligatures w14:val="none"/>
              </w:rPr>
              <w:t>FAS6561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轉</w:t>
            </w:r>
            <w:r w:rsidR="006F1F79">
              <w:rPr>
                <w:rFonts w:ascii="標楷體" w:eastAsia="標楷體" w:hAnsi="標楷體" w:hint="eastAsia"/>
                <w14:ligatures w14:val="none"/>
              </w:rPr>
              <w:t>出</w:t>
            </w:r>
            <w:r w:rsidR="006863DC">
              <w:rPr>
                <w:rFonts w:ascii="標楷體" w:eastAsia="標楷體" w:hAnsi="標楷體" w:hint="eastAsia"/>
                <w14:ligatures w14:val="none"/>
              </w:rPr>
              <w:t>]</w:t>
            </w:r>
          </w:p>
          <w:p w14:paraId="640FC57F" w14:textId="7DB69E73" w:rsidR="00A11066" w:rsidRDefault="00A11066" w:rsidP="007C328A">
            <w:pPr>
              <w:ind w:left="480"/>
            </w:pPr>
          </w:p>
        </w:tc>
      </w:tr>
    </w:tbl>
    <w:p w14:paraId="0DD78158" w14:textId="77777777" w:rsidR="00A36564" w:rsidRDefault="00A36564"/>
    <w:p w14:paraId="21FBD0EE" w14:textId="77777777" w:rsidR="00594287" w:rsidRDefault="00594287"/>
    <w:p w14:paraId="7329E716" w14:textId="77777777" w:rsidR="00594287" w:rsidRDefault="00594287"/>
    <w:p w14:paraId="0E4C3B43" w14:textId="77777777" w:rsidR="00594287" w:rsidRDefault="00594287"/>
    <w:p w14:paraId="5C8695D3" w14:textId="77777777" w:rsidR="00594287" w:rsidRDefault="00594287"/>
    <w:p w14:paraId="426F952D" w14:textId="77777777" w:rsidR="00594287" w:rsidRDefault="00594287"/>
    <w:p w14:paraId="0F455947" w14:textId="77777777" w:rsidR="00594287" w:rsidRDefault="00594287"/>
    <w:p w14:paraId="29E968C9" w14:textId="3A8D9AA5" w:rsidR="00594287" w:rsidRPr="00406F5D" w:rsidRDefault="00594287" w:rsidP="00594287">
      <w:pPr>
        <w:rPr>
          <w:sz w:val="28"/>
          <w:szCs w:val="28"/>
        </w:rPr>
      </w:pPr>
      <w:r w:rsidRPr="00406F5D">
        <w:rPr>
          <w:rFonts w:ascii="新細明體" w:hAnsi="新細明體" w:cs="新細明體" w:hint="eastAsia"/>
          <w:color w:val="000000"/>
          <w:kern w:val="0"/>
          <w:sz w:val="28"/>
          <w:szCs w:val="28"/>
        </w:rPr>
        <w:lastRenderedPageBreak/>
        <w:t>境外基金資料轉入- HSBC (FAS652)</w:t>
      </w:r>
    </w:p>
    <w:p w14:paraId="7A65B52B" w14:textId="13EC8D2F" w:rsidR="00594287" w:rsidRPr="00594287" w:rsidRDefault="00594287" w:rsidP="00594287">
      <w:pPr>
        <w:pStyle w:val="a6"/>
        <w:widowControl w:val="0"/>
        <w:numPr>
          <w:ilvl w:val="0"/>
          <w:numId w:val="21"/>
        </w:numPr>
        <w:snapToGrid w:val="0"/>
        <w:rPr>
          <w:rFonts w:asciiTheme="majorEastAsia" w:eastAsiaTheme="majorEastAsia" w:hAnsiTheme="majorEastAsia"/>
        </w:rPr>
      </w:pPr>
      <w:bookmarkStart w:id="1" w:name="_Hlk216165204"/>
      <w:r w:rsidRPr="00594287">
        <w:rPr>
          <w:rFonts w:asciiTheme="majorEastAsia" w:eastAsiaTheme="majorEastAsia" w:hAnsiTheme="majorEastAsia" w:hint="eastAsia"/>
        </w:rPr>
        <w:t>依據</w:t>
      </w:r>
      <w:bookmarkStart w:id="2" w:name="_Hlk216166246"/>
      <w:r w:rsidRPr="00594287">
        <w:rPr>
          <w:rFonts w:asciiTheme="majorEastAsia" w:eastAsiaTheme="majorEastAsia" w:hAnsiTheme="majorEastAsia" w:hint="eastAsia"/>
        </w:rPr>
        <w:t>CG NAV資料</w:t>
      </w:r>
      <w:r w:rsidR="00C41352">
        <w:rPr>
          <w:rFonts w:asciiTheme="majorEastAsia" w:eastAsiaTheme="majorEastAsia" w:hAnsiTheme="majorEastAsia" w:hint="eastAsia"/>
        </w:rPr>
        <w:t>(</w:t>
      </w:r>
      <w:proofErr w:type="spellStart"/>
      <w:r w:rsidR="00C41352">
        <w:rPr>
          <w:rFonts w:asciiTheme="majorEastAsia" w:eastAsiaTheme="majorEastAsia" w:hAnsiTheme="majorEastAsia" w:hint="eastAsia"/>
        </w:rPr>
        <w:t>Capital_NAV</w:t>
      </w:r>
      <w:proofErr w:type="spellEnd"/>
      <w:r w:rsidR="00C41352">
        <w:rPr>
          <w:rFonts w:asciiTheme="majorEastAsia" w:eastAsiaTheme="majorEastAsia" w:hAnsiTheme="majorEastAsia" w:hint="eastAsia"/>
        </w:rPr>
        <w:t>*.xlsx)</w:t>
      </w:r>
      <w:bookmarkEnd w:id="2"/>
      <w:r w:rsidRPr="00594287">
        <w:rPr>
          <w:rFonts w:asciiTheme="majorEastAsia" w:eastAsiaTheme="majorEastAsia" w:hAnsiTheme="majorEastAsia" w:hint="eastAsia"/>
        </w:rPr>
        <w:t>，轉入淨值資料</w:t>
      </w:r>
      <w:r w:rsidR="00715E6B">
        <w:rPr>
          <w:rFonts w:asciiTheme="majorEastAsia" w:eastAsiaTheme="majorEastAsia" w:hAnsiTheme="majorEastAsia" w:hint="eastAsia"/>
        </w:rPr>
        <w:t>(</w:t>
      </w:r>
      <w:proofErr w:type="spellStart"/>
      <w:r w:rsidR="00715E6B">
        <w:rPr>
          <w:rFonts w:asciiTheme="majorEastAsia" w:eastAsiaTheme="majorEastAsia" w:hAnsiTheme="majorEastAsia" w:hint="eastAsia"/>
        </w:rPr>
        <w:t>nav.nav</w:t>
      </w:r>
      <w:proofErr w:type="spellEnd"/>
      <w:r w:rsidR="00715E6B">
        <w:rPr>
          <w:rFonts w:asciiTheme="majorEastAsia" w:eastAsiaTheme="majorEastAsia" w:hAnsiTheme="majorEastAsia" w:hint="eastAsia"/>
        </w:rPr>
        <w:t xml:space="preserve"> / </w:t>
      </w:r>
      <w:proofErr w:type="spellStart"/>
      <w:r w:rsidR="00715E6B">
        <w:rPr>
          <w:rFonts w:asciiTheme="majorEastAsia" w:eastAsiaTheme="majorEastAsia" w:hAnsiTheme="majorEastAsia" w:hint="eastAsia"/>
        </w:rPr>
        <w:t>fas.nav</w:t>
      </w:r>
      <w:proofErr w:type="spellEnd"/>
      <w:r w:rsidR="00715E6B">
        <w:rPr>
          <w:rFonts w:asciiTheme="majorEastAsia" w:eastAsiaTheme="majorEastAsia" w:hAnsiTheme="majorEastAsia" w:hint="eastAsia"/>
        </w:rPr>
        <w:t>)</w:t>
      </w:r>
      <w:r w:rsidRPr="00594287">
        <w:rPr>
          <w:rFonts w:asciiTheme="majorEastAsia" w:eastAsiaTheme="majorEastAsia" w:hAnsiTheme="majorEastAsia" w:hint="eastAsia"/>
        </w:rPr>
        <w:t>。</w:t>
      </w:r>
      <w:bookmarkEnd w:id="1"/>
    </w:p>
    <w:p w14:paraId="29520236" w14:textId="208E6915" w:rsidR="00594287" w:rsidRPr="00715E6B" w:rsidRDefault="00594287" w:rsidP="00594287">
      <w:pPr>
        <w:pStyle w:val="a6"/>
        <w:widowControl w:val="0"/>
        <w:numPr>
          <w:ilvl w:val="0"/>
          <w:numId w:val="21"/>
        </w:numPr>
        <w:snapToGrid w:val="0"/>
      </w:pPr>
      <w:r w:rsidRPr="00594287">
        <w:rPr>
          <w:rFonts w:asciiTheme="majorEastAsia" w:eastAsiaTheme="majorEastAsia" w:hAnsiTheme="majorEastAsia" w:hint="eastAsia"/>
        </w:rPr>
        <w:t>依據CG交易</w:t>
      </w:r>
      <w:r w:rsidRPr="00594287">
        <w:rPr>
          <w:rFonts w:asciiTheme="majorEastAsia" w:eastAsiaTheme="majorEastAsia" w:hAnsiTheme="majorEastAsia" w:hint="eastAsia"/>
          <w:lang w:val="en-SG"/>
          <w14:ligatures w14:val="none"/>
        </w:rPr>
        <w:t>、結帳</w:t>
      </w:r>
      <w:r>
        <w:rPr>
          <w:rFonts w:asciiTheme="majorEastAsia" w:eastAsiaTheme="majorEastAsia" w:hAnsiTheme="majorEastAsia" w:hint="eastAsia"/>
          <w:lang w:val="en-SG"/>
          <w14:ligatures w14:val="none"/>
        </w:rPr>
        <w:t>資</w:t>
      </w:r>
      <w:r w:rsidR="00A034C8">
        <w:rPr>
          <w:rFonts w:asciiTheme="majorEastAsia" w:eastAsiaTheme="majorEastAsia" w:hAnsiTheme="majorEastAsia" w:hint="eastAsia"/>
          <w:lang w:val="en-SG"/>
          <w14:ligatures w14:val="none"/>
        </w:rPr>
        <w:t>料</w:t>
      </w:r>
      <w:r w:rsidR="00C41352">
        <w:rPr>
          <w:rFonts w:asciiTheme="majorEastAsia" w:eastAsiaTheme="majorEastAsia" w:hAnsiTheme="majorEastAsia" w:hint="eastAsia"/>
          <w:lang w:val="en-SG"/>
          <w14:ligatures w14:val="none"/>
        </w:rPr>
        <w:t>(transactions-*.xlsx)</w:t>
      </w:r>
      <w:r w:rsidRPr="00594287">
        <w:rPr>
          <w:rFonts w:asciiTheme="majorEastAsia" w:eastAsiaTheme="majorEastAsia" w:hAnsiTheme="majorEastAsia" w:hint="eastAsia"/>
        </w:rPr>
        <w:t>，轉入</w:t>
      </w:r>
      <w:r>
        <w:rPr>
          <w:rFonts w:asciiTheme="majorEastAsia" w:eastAsiaTheme="majorEastAsia" w:hAnsiTheme="majorEastAsia" w:hint="eastAsia"/>
        </w:rPr>
        <w:t>申購</w:t>
      </w:r>
      <w:r w:rsidR="00715E6B">
        <w:rPr>
          <w:rFonts w:asciiTheme="majorEastAsia" w:eastAsiaTheme="majorEastAsia" w:hAnsiTheme="majorEastAsia" w:hint="eastAsia"/>
        </w:rPr>
        <w:t>(</w:t>
      </w:r>
      <w:proofErr w:type="spellStart"/>
      <w:r w:rsidR="00715E6B">
        <w:rPr>
          <w:rFonts w:asciiTheme="majorEastAsia" w:eastAsiaTheme="majorEastAsia" w:hAnsiTheme="majorEastAsia" w:hint="eastAsia"/>
        </w:rPr>
        <w:t>fas.purchase</w:t>
      </w:r>
      <w:proofErr w:type="spellEnd"/>
      <w:r w:rsidR="00715E6B">
        <w:rPr>
          <w:rFonts w:asciiTheme="majorEastAsia" w:eastAsiaTheme="majorEastAsia" w:hAnsiTheme="majorEastAsia" w:hint="eastAsia"/>
        </w:rPr>
        <w:t>)</w:t>
      </w:r>
      <w:r>
        <w:rPr>
          <w:rFonts w:asciiTheme="majorEastAsia" w:eastAsiaTheme="majorEastAsia" w:hAnsiTheme="majorEastAsia" w:hint="eastAsia"/>
        </w:rPr>
        <w:t>/買回</w:t>
      </w:r>
      <w:r w:rsidR="00715E6B">
        <w:rPr>
          <w:rFonts w:asciiTheme="majorEastAsia" w:eastAsiaTheme="majorEastAsia" w:hAnsiTheme="majorEastAsia" w:hint="eastAsia"/>
        </w:rPr>
        <w:t>(</w:t>
      </w:r>
      <w:proofErr w:type="spellStart"/>
      <w:r w:rsidR="00715E6B">
        <w:rPr>
          <w:rFonts w:asciiTheme="majorEastAsia" w:eastAsiaTheme="majorEastAsia" w:hAnsiTheme="majorEastAsia" w:hint="eastAsia"/>
        </w:rPr>
        <w:t>fas.redemption</w:t>
      </w:r>
      <w:proofErr w:type="spellEnd"/>
      <w:r w:rsidR="00715E6B">
        <w:rPr>
          <w:rFonts w:asciiTheme="majorEastAsia" w:eastAsiaTheme="majorEastAsia" w:hAnsiTheme="majorEastAsia" w:hint="eastAsia"/>
        </w:rPr>
        <w:t>)</w:t>
      </w:r>
      <w:r w:rsidR="00A034C8">
        <w:rPr>
          <w:rFonts w:asciiTheme="majorEastAsia" w:eastAsiaTheme="majorEastAsia" w:hAnsiTheme="majorEastAsia" w:hint="eastAsia"/>
        </w:rPr>
        <w:t>/</w:t>
      </w:r>
      <w:ins w:id="3" w:author="王珏玲 Grace J Wang" w:date="2025-12-05T17:46:00Z" w16du:dateUtc="2025-12-05T09:46:00Z">
        <w:r w:rsidR="004064DF">
          <w:rPr>
            <w:rFonts w:asciiTheme="majorEastAsia" w:eastAsiaTheme="majorEastAsia" w:hAnsiTheme="majorEastAsia" w:hint="eastAsia"/>
          </w:rPr>
          <w:t>轉換/交易日/</w:t>
        </w:r>
      </w:ins>
      <w:r w:rsidR="00842971">
        <w:rPr>
          <w:rFonts w:asciiTheme="majorEastAsia" w:eastAsiaTheme="majorEastAsia" w:hAnsiTheme="majorEastAsia" w:hint="eastAsia"/>
        </w:rPr>
        <w:t>扣款</w:t>
      </w:r>
      <w:r w:rsidR="00715E6B">
        <w:rPr>
          <w:rFonts w:asciiTheme="majorEastAsia" w:eastAsiaTheme="majorEastAsia" w:hAnsiTheme="majorEastAsia" w:hint="eastAsia"/>
        </w:rPr>
        <w:t>(</w:t>
      </w:r>
      <w:proofErr w:type="spellStart"/>
      <w:r w:rsidR="00715E6B">
        <w:rPr>
          <w:rFonts w:asciiTheme="majorEastAsia" w:eastAsiaTheme="majorEastAsia" w:hAnsiTheme="majorEastAsia" w:hint="eastAsia"/>
        </w:rPr>
        <w:t>fas.pur_pay_detail</w:t>
      </w:r>
      <w:proofErr w:type="spellEnd"/>
      <w:r w:rsidR="00715E6B">
        <w:rPr>
          <w:rFonts w:asciiTheme="majorEastAsia" w:eastAsiaTheme="majorEastAsia" w:hAnsiTheme="majorEastAsia" w:hint="eastAsia"/>
        </w:rPr>
        <w:t>)</w:t>
      </w:r>
      <w:r w:rsidR="00842971">
        <w:rPr>
          <w:rFonts w:asciiTheme="majorEastAsia" w:eastAsiaTheme="majorEastAsia" w:hAnsiTheme="majorEastAsia" w:hint="eastAsia"/>
        </w:rPr>
        <w:t>/</w:t>
      </w:r>
      <w:r w:rsidR="00A034C8">
        <w:rPr>
          <w:rFonts w:asciiTheme="majorEastAsia" w:eastAsiaTheme="majorEastAsia" w:hAnsiTheme="majorEastAsia" w:hint="eastAsia"/>
        </w:rPr>
        <w:t>付</w:t>
      </w:r>
      <w:r w:rsidR="00842971">
        <w:rPr>
          <w:rFonts w:asciiTheme="majorEastAsia" w:eastAsiaTheme="majorEastAsia" w:hAnsiTheme="majorEastAsia" w:hint="eastAsia"/>
        </w:rPr>
        <w:t>款</w:t>
      </w:r>
      <w:r w:rsidR="00715E6B">
        <w:rPr>
          <w:rFonts w:asciiTheme="majorEastAsia" w:eastAsiaTheme="majorEastAsia" w:hAnsiTheme="majorEastAsia" w:hint="eastAsia"/>
        </w:rPr>
        <w:t>(</w:t>
      </w:r>
      <w:proofErr w:type="spellStart"/>
      <w:r w:rsidR="00715E6B">
        <w:rPr>
          <w:rFonts w:asciiTheme="majorEastAsia" w:eastAsiaTheme="majorEastAsia" w:hAnsiTheme="majorEastAsia" w:hint="eastAsia"/>
        </w:rPr>
        <w:t>fas.red_bank</w:t>
      </w:r>
      <w:proofErr w:type="spellEnd"/>
      <w:r w:rsidR="00715E6B">
        <w:rPr>
          <w:rFonts w:asciiTheme="majorEastAsia" w:eastAsiaTheme="majorEastAsia" w:hAnsiTheme="majorEastAsia" w:hint="eastAsia"/>
        </w:rPr>
        <w:t>)</w:t>
      </w:r>
      <w:r w:rsidRPr="00594287">
        <w:rPr>
          <w:rFonts w:asciiTheme="majorEastAsia" w:eastAsiaTheme="majorEastAsia" w:hAnsiTheme="majorEastAsia" w:hint="eastAsia"/>
        </w:rPr>
        <w:t>資料</w:t>
      </w:r>
    </w:p>
    <w:p w14:paraId="2B729F91" w14:textId="6A90CD88" w:rsidR="00406F5D" w:rsidRDefault="00406F5D" w:rsidP="00715E6B"/>
    <w:p w14:paraId="0C59A1CC" w14:textId="2CD95A07" w:rsidR="00715E6B" w:rsidRDefault="00715E6B" w:rsidP="00715E6B">
      <w:r w:rsidRPr="00715E6B">
        <w:rPr>
          <w:noProof/>
        </w:rPr>
        <w:drawing>
          <wp:inline distT="0" distB="0" distL="0" distR="0" wp14:anchorId="295F8102" wp14:editId="16BE7500">
            <wp:extent cx="5731510" cy="1358900"/>
            <wp:effectExtent l="0" t="0" r="2540" b="0"/>
            <wp:docPr id="86087991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991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F09C" w14:textId="77777777" w:rsidR="00406F5D" w:rsidRDefault="00406F5D" w:rsidP="00715E6B"/>
    <w:p w14:paraId="47A4476E" w14:textId="5DCB7CC8" w:rsidR="00406F5D" w:rsidRDefault="00406F5D" w:rsidP="00715E6B">
      <w:r w:rsidRPr="00406F5D">
        <w:rPr>
          <w:rFonts w:asciiTheme="majorEastAsia" w:eastAsiaTheme="majorEastAsia" w:hAnsiTheme="majorEastAsia" w:hint="eastAsia"/>
          <w:sz w:val="24"/>
        </w:rPr>
        <w:t>NAV資料 :</w:t>
      </w:r>
      <w:r>
        <w:rPr>
          <w:rFonts w:hint="eastAsia"/>
        </w:rPr>
        <w:t xml:space="preserve"> </w:t>
      </w:r>
      <w:r>
        <w:object w:dxaOrig="1504" w:dyaOrig="1021" w14:anchorId="652B9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1pt" o:ole="">
            <v:imagedata r:id="rId8" o:title=""/>
          </v:shape>
          <o:OLEObject Type="Embed" ProgID="Excel.Sheet.12" ShapeID="_x0000_i1025" DrawAspect="Icon" ObjectID="_1826781796" r:id="rId9"/>
        </w:object>
      </w:r>
    </w:p>
    <w:p w14:paraId="6AC6DE42" w14:textId="77777777" w:rsidR="00406F5D" w:rsidRDefault="00406F5D" w:rsidP="00715E6B"/>
    <w:p w14:paraId="4CB8F28C" w14:textId="6361C246" w:rsidR="00F17A9D" w:rsidRPr="00F17A9D" w:rsidRDefault="00406F5D" w:rsidP="00715E6B">
      <w:pPr>
        <w:rPr>
          <w:rFonts w:asciiTheme="majorEastAsia" w:eastAsiaTheme="majorEastAsia" w:hAnsiTheme="majorEastAsia"/>
          <w:lang w:val="en-SG"/>
          <w:rPrChange w:id="4" w:author="Richard Hu （胡真豪）" w:date="2025-12-09T09:33:00Z" w16du:dateUtc="2025-12-09T01:33:00Z">
            <w:rPr/>
          </w:rPrChange>
        </w:rPr>
      </w:pPr>
      <w:r w:rsidRPr="00406F5D">
        <w:rPr>
          <w:rFonts w:asciiTheme="majorEastAsia" w:eastAsiaTheme="majorEastAsia" w:hAnsiTheme="majorEastAsia" w:hint="eastAsia"/>
          <w:sz w:val="24"/>
        </w:rPr>
        <w:t>交易</w:t>
      </w:r>
      <w:r w:rsidRPr="00406F5D">
        <w:rPr>
          <w:rFonts w:asciiTheme="majorEastAsia" w:eastAsiaTheme="majorEastAsia" w:hAnsiTheme="majorEastAsia" w:hint="eastAsia"/>
          <w:sz w:val="24"/>
          <w:lang w:val="en-SG"/>
        </w:rPr>
        <w:t xml:space="preserve">、結帳資料 : </w:t>
      </w:r>
      <w:r>
        <w:rPr>
          <w:rFonts w:asciiTheme="majorEastAsia" w:eastAsiaTheme="majorEastAsia" w:hAnsiTheme="majorEastAsia"/>
          <w:lang w:val="en-SG"/>
        </w:rPr>
        <w:object w:dxaOrig="1504" w:dyaOrig="1021" w14:anchorId="1985C905">
          <v:shape id="_x0000_i1026" type="#_x0000_t75" style="width:75pt;height:51pt" o:ole="">
            <v:imagedata r:id="rId10" o:title=""/>
          </v:shape>
          <o:OLEObject Type="Embed" ProgID="Excel.Sheet.12" ShapeID="_x0000_i1026" DrawAspect="Icon" ObjectID="_1826781797" r:id="rId11"/>
        </w:object>
      </w:r>
    </w:p>
    <w:p w14:paraId="1C382EDA" w14:textId="77777777" w:rsidR="00F17A9D" w:rsidRDefault="00F17A9D" w:rsidP="00594287"/>
    <w:p w14:paraId="1D8EE052" w14:textId="77777777" w:rsidR="006238AD" w:rsidRDefault="00F17A9D" w:rsidP="00594287">
      <w:pPr>
        <w:rPr>
          <w:sz w:val="24"/>
        </w:rPr>
      </w:pPr>
      <w:r w:rsidRPr="00F17A9D">
        <w:rPr>
          <w:rFonts w:hint="eastAsia"/>
          <w:sz w:val="24"/>
        </w:rPr>
        <w:t>資訊部分析</w:t>
      </w:r>
      <w:r>
        <w:rPr>
          <w:rFonts w:hint="eastAsia"/>
          <w:sz w:val="24"/>
        </w:rPr>
        <w:t xml:space="preserve"> : </w:t>
      </w:r>
      <w:r>
        <w:rPr>
          <w:rFonts w:hint="eastAsia"/>
          <w:sz w:val="24"/>
        </w:rPr>
        <w:t>該項目需轉入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個外部檔案</w:t>
      </w:r>
      <w:r w:rsidR="008A3B25">
        <w:rPr>
          <w:rFonts w:hint="eastAsia"/>
          <w:sz w:val="24"/>
        </w:rPr>
        <w:t xml:space="preserve"> , </w:t>
      </w:r>
      <w:r w:rsidR="008A3B25">
        <w:rPr>
          <w:rFonts w:hint="eastAsia"/>
          <w:sz w:val="24"/>
        </w:rPr>
        <w:t>分別為</w:t>
      </w:r>
      <w:r w:rsidR="008A3B25" w:rsidRPr="008A3B25">
        <w:rPr>
          <w:rFonts w:hint="eastAsia"/>
          <w:sz w:val="24"/>
        </w:rPr>
        <w:t>CG NAV</w:t>
      </w:r>
      <w:r w:rsidR="008A3B25" w:rsidRPr="008A3B25">
        <w:rPr>
          <w:rFonts w:hint="eastAsia"/>
          <w:sz w:val="24"/>
        </w:rPr>
        <w:t>資料</w:t>
      </w:r>
      <w:r w:rsidR="008A3B25" w:rsidRPr="008A3B25">
        <w:rPr>
          <w:rFonts w:hint="eastAsia"/>
          <w:sz w:val="24"/>
        </w:rPr>
        <w:t>(</w:t>
      </w:r>
      <w:proofErr w:type="spellStart"/>
      <w:r w:rsidR="008A3B25" w:rsidRPr="008A3B25">
        <w:rPr>
          <w:rFonts w:hint="eastAsia"/>
          <w:sz w:val="24"/>
        </w:rPr>
        <w:t>Capital_NAV</w:t>
      </w:r>
      <w:proofErr w:type="spellEnd"/>
      <w:r w:rsidR="008A3B25" w:rsidRPr="008A3B25">
        <w:rPr>
          <w:rFonts w:hint="eastAsia"/>
          <w:sz w:val="24"/>
        </w:rPr>
        <w:t>*.xlsx)</w:t>
      </w:r>
      <w:r w:rsidR="008A3B25">
        <w:rPr>
          <w:rFonts w:hint="eastAsia"/>
          <w:sz w:val="24"/>
        </w:rPr>
        <w:t xml:space="preserve"> </w:t>
      </w:r>
      <w:r w:rsidR="006238AD">
        <w:rPr>
          <w:rFonts w:hint="eastAsia"/>
          <w:sz w:val="24"/>
        </w:rPr>
        <w:t>與</w:t>
      </w:r>
      <w:r w:rsidR="008A3B25">
        <w:rPr>
          <w:rFonts w:hint="eastAsia"/>
          <w:sz w:val="24"/>
        </w:rPr>
        <w:t xml:space="preserve"> </w:t>
      </w:r>
      <w:r w:rsidR="008A3B25" w:rsidRPr="008A3B25">
        <w:rPr>
          <w:rFonts w:hint="eastAsia"/>
          <w:sz w:val="24"/>
        </w:rPr>
        <w:t>CG</w:t>
      </w:r>
      <w:r w:rsidR="008A3B25" w:rsidRPr="008A3B25">
        <w:rPr>
          <w:rFonts w:hint="eastAsia"/>
          <w:sz w:val="24"/>
        </w:rPr>
        <w:t>交易、結帳資料</w:t>
      </w:r>
      <w:r w:rsidR="008A3B25" w:rsidRPr="008A3B25">
        <w:rPr>
          <w:rFonts w:hint="eastAsia"/>
          <w:sz w:val="24"/>
        </w:rPr>
        <w:t>(transactions-*.xlsx)</w:t>
      </w:r>
      <w:r w:rsidR="008A3B25">
        <w:rPr>
          <w:rFonts w:hint="eastAsia"/>
          <w:sz w:val="24"/>
        </w:rPr>
        <w:t xml:space="preserve"> , </w:t>
      </w:r>
      <w:r w:rsidR="006238AD">
        <w:rPr>
          <w:rFonts w:hint="eastAsia"/>
          <w:sz w:val="24"/>
        </w:rPr>
        <w:t>NAV</w:t>
      </w:r>
      <w:r w:rsidR="006238AD">
        <w:rPr>
          <w:rFonts w:hint="eastAsia"/>
          <w:sz w:val="24"/>
        </w:rPr>
        <w:t>需轉入</w:t>
      </w:r>
      <w:r w:rsidR="006238AD" w:rsidRPr="006238AD">
        <w:rPr>
          <w:rFonts w:hint="eastAsia"/>
          <w:sz w:val="24"/>
        </w:rPr>
        <w:t>淨值資料</w:t>
      </w:r>
      <w:r w:rsidR="006238AD" w:rsidRPr="006238AD">
        <w:rPr>
          <w:rFonts w:hint="eastAsia"/>
          <w:sz w:val="24"/>
        </w:rPr>
        <w:t>(</w:t>
      </w:r>
      <w:proofErr w:type="spellStart"/>
      <w:r w:rsidR="006238AD" w:rsidRPr="006238AD">
        <w:rPr>
          <w:rFonts w:hint="eastAsia"/>
          <w:sz w:val="24"/>
        </w:rPr>
        <w:t>nav.nav</w:t>
      </w:r>
      <w:proofErr w:type="spellEnd"/>
      <w:r w:rsidR="006238AD" w:rsidRPr="006238AD">
        <w:rPr>
          <w:rFonts w:hint="eastAsia"/>
          <w:sz w:val="24"/>
        </w:rPr>
        <w:t xml:space="preserve"> / </w:t>
      </w:r>
      <w:proofErr w:type="spellStart"/>
      <w:r w:rsidR="006238AD" w:rsidRPr="006238AD">
        <w:rPr>
          <w:rFonts w:hint="eastAsia"/>
          <w:sz w:val="24"/>
        </w:rPr>
        <w:t>fas.nav</w:t>
      </w:r>
      <w:proofErr w:type="spellEnd"/>
      <w:r w:rsidR="006238AD" w:rsidRPr="006238AD">
        <w:rPr>
          <w:rFonts w:hint="eastAsia"/>
          <w:sz w:val="24"/>
        </w:rPr>
        <w:t>)</w:t>
      </w:r>
    </w:p>
    <w:p w14:paraId="7A21DB49" w14:textId="0C133FD7" w:rsidR="00F17A9D" w:rsidRPr="006238AD" w:rsidRDefault="006238AD" w:rsidP="00594287">
      <w:pPr>
        <w:rPr>
          <w:rFonts w:asciiTheme="majorEastAsia" w:eastAsiaTheme="majorEastAsia" w:hAnsiTheme="majorEastAsia"/>
          <w:sz w:val="24"/>
        </w:rPr>
      </w:pPr>
      <w:r>
        <w:rPr>
          <w:rFonts w:hint="eastAsia"/>
          <w:sz w:val="24"/>
        </w:rPr>
        <w:t xml:space="preserve">, </w:t>
      </w:r>
      <w:r w:rsidRPr="006238AD">
        <w:rPr>
          <w:rFonts w:hint="eastAsia"/>
          <w:sz w:val="24"/>
        </w:rPr>
        <w:t>交易、結帳資料</w:t>
      </w:r>
      <w:r>
        <w:rPr>
          <w:rFonts w:hint="eastAsia"/>
          <w:sz w:val="24"/>
        </w:rPr>
        <w:t>須轉入</w:t>
      </w:r>
      <w:r w:rsidR="00592FA7" w:rsidRPr="00592FA7">
        <w:rPr>
          <w:rFonts w:hint="eastAsia"/>
          <w:sz w:val="24"/>
        </w:rPr>
        <w:t>申購</w:t>
      </w:r>
      <w:r w:rsidR="00592FA7" w:rsidRPr="00592FA7">
        <w:rPr>
          <w:rFonts w:hint="eastAsia"/>
          <w:sz w:val="24"/>
        </w:rPr>
        <w:t>(</w:t>
      </w:r>
      <w:proofErr w:type="spellStart"/>
      <w:r w:rsidR="00592FA7" w:rsidRPr="00592FA7">
        <w:rPr>
          <w:rFonts w:hint="eastAsia"/>
          <w:sz w:val="24"/>
        </w:rPr>
        <w:t>fas.purchase</w:t>
      </w:r>
      <w:proofErr w:type="spellEnd"/>
      <w:r w:rsidR="00592FA7" w:rsidRPr="00592FA7">
        <w:rPr>
          <w:rFonts w:hint="eastAsia"/>
          <w:sz w:val="24"/>
        </w:rPr>
        <w:t>)/</w:t>
      </w:r>
      <w:r w:rsidR="00592FA7" w:rsidRPr="00592FA7">
        <w:rPr>
          <w:rFonts w:hint="eastAsia"/>
          <w:sz w:val="24"/>
        </w:rPr>
        <w:t>買回</w:t>
      </w:r>
      <w:r w:rsidR="00592FA7" w:rsidRPr="00592FA7">
        <w:rPr>
          <w:rFonts w:hint="eastAsia"/>
          <w:sz w:val="24"/>
        </w:rPr>
        <w:t>(</w:t>
      </w:r>
      <w:proofErr w:type="spellStart"/>
      <w:r w:rsidR="00592FA7" w:rsidRPr="00592FA7">
        <w:rPr>
          <w:rFonts w:hint="eastAsia"/>
          <w:sz w:val="24"/>
        </w:rPr>
        <w:t>fas.redemption</w:t>
      </w:r>
      <w:proofErr w:type="spellEnd"/>
      <w:r w:rsidR="00592FA7" w:rsidRPr="00592FA7">
        <w:rPr>
          <w:rFonts w:hint="eastAsia"/>
          <w:sz w:val="24"/>
        </w:rPr>
        <w:t>)/</w:t>
      </w:r>
      <w:r w:rsidR="00592FA7" w:rsidRPr="00592FA7">
        <w:rPr>
          <w:rFonts w:hint="eastAsia"/>
          <w:sz w:val="24"/>
        </w:rPr>
        <w:t>轉換</w:t>
      </w:r>
      <w:r w:rsidR="00592FA7" w:rsidRPr="00592FA7">
        <w:rPr>
          <w:rFonts w:hint="eastAsia"/>
          <w:sz w:val="24"/>
        </w:rPr>
        <w:t>/</w:t>
      </w:r>
      <w:r w:rsidR="00592FA7" w:rsidRPr="00592FA7">
        <w:rPr>
          <w:rFonts w:hint="eastAsia"/>
          <w:sz w:val="24"/>
        </w:rPr>
        <w:t>交易日</w:t>
      </w:r>
      <w:r w:rsidR="00592FA7" w:rsidRPr="00592FA7">
        <w:rPr>
          <w:rFonts w:hint="eastAsia"/>
          <w:sz w:val="24"/>
        </w:rPr>
        <w:t>/</w:t>
      </w:r>
      <w:r w:rsidR="00592FA7" w:rsidRPr="00592FA7">
        <w:rPr>
          <w:rFonts w:hint="eastAsia"/>
          <w:sz w:val="24"/>
        </w:rPr>
        <w:t>扣款</w:t>
      </w:r>
      <w:r w:rsidR="00592FA7" w:rsidRPr="00592FA7">
        <w:rPr>
          <w:rFonts w:hint="eastAsia"/>
          <w:sz w:val="24"/>
        </w:rPr>
        <w:t>(</w:t>
      </w:r>
      <w:proofErr w:type="spellStart"/>
      <w:r w:rsidR="00592FA7" w:rsidRPr="00592FA7">
        <w:rPr>
          <w:rFonts w:hint="eastAsia"/>
          <w:sz w:val="24"/>
        </w:rPr>
        <w:t>fas.pur_pay_detail</w:t>
      </w:r>
      <w:proofErr w:type="spellEnd"/>
      <w:r w:rsidR="00592FA7" w:rsidRPr="00592FA7">
        <w:rPr>
          <w:rFonts w:hint="eastAsia"/>
          <w:sz w:val="24"/>
        </w:rPr>
        <w:t>)/</w:t>
      </w:r>
      <w:r w:rsidR="00592FA7" w:rsidRPr="00592FA7">
        <w:rPr>
          <w:rFonts w:hint="eastAsia"/>
          <w:sz w:val="24"/>
        </w:rPr>
        <w:t>付款</w:t>
      </w:r>
      <w:r w:rsidR="00592FA7" w:rsidRPr="00592FA7">
        <w:rPr>
          <w:rFonts w:hint="eastAsia"/>
          <w:sz w:val="24"/>
        </w:rPr>
        <w:t>(</w:t>
      </w:r>
      <w:proofErr w:type="spellStart"/>
      <w:r w:rsidR="00592FA7" w:rsidRPr="00592FA7">
        <w:rPr>
          <w:rFonts w:hint="eastAsia"/>
          <w:sz w:val="24"/>
        </w:rPr>
        <w:t>fas.red_bank</w:t>
      </w:r>
      <w:proofErr w:type="spellEnd"/>
      <w:r w:rsidR="00592FA7" w:rsidRPr="00592FA7">
        <w:rPr>
          <w:rFonts w:hint="eastAsia"/>
          <w:sz w:val="24"/>
        </w:rPr>
        <w:t>)</w:t>
      </w:r>
      <w:r w:rsidR="00592FA7" w:rsidRPr="00592FA7">
        <w:rPr>
          <w:rFonts w:hint="eastAsia"/>
          <w:sz w:val="24"/>
        </w:rPr>
        <w:t>資料</w:t>
      </w:r>
      <w:r w:rsidR="00592FA7">
        <w:rPr>
          <w:rFonts w:hint="eastAsia"/>
          <w:sz w:val="24"/>
        </w:rPr>
        <w:t xml:space="preserve"> , </w:t>
      </w:r>
      <w:r w:rsidR="00592FA7">
        <w:rPr>
          <w:rFonts w:hint="eastAsia"/>
          <w:sz w:val="24"/>
        </w:rPr>
        <w:t>預計需</w:t>
      </w:r>
      <w:r w:rsidR="00592FA7">
        <w:rPr>
          <w:rFonts w:hint="eastAsia"/>
          <w:sz w:val="24"/>
        </w:rPr>
        <w:t xml:space="preserve">7 </w:t>
      </w:r>
      <w:proofErr w:type="spellStart"/>
      <w:r w:rsidR="00592FA7">
        <w:rPr>
          <w:rFonts w:hint="eastAsia"/>
          <w:sz w:val="24"/>
        </w:rPr>
        <w:t>mandays</w:t>
      </w:r>
      <w:proofErr w:type="spellEnd"/>
      <w:r w:rsidR="00FB6813">
        <w:rPr>
          <w:rFonts w:hint="eastAsia"/>
        </w:rPr>
        <w:t>。</w:t>
      </w:r>
    </w:p>
    <w:p w14:paraId="28E081EC" w14:textId="77777777" w:rsidR="00F17A9D" w:rsidRPr="006238AD" w:rsidRDefault="00F17A9D" w:rsidP="00594287">
      <w:pPr>
        <w:rPr>
          <w:rFonts w:asciiTheme="majorEastAsia" w:eastAsiaTheme="majorEastAsia" w:hAnsiTheme="majorEastAsia"/>
          <w:sz w:val="24"/>
        </w:rPr>
      </w:pPr>
    </w:p>
    <w:p w14:paraId="0C56DED1" w14:textId="4380E0C2" w:rsidR="00594287" w:rsidRPr="00406F5D" w:rsidRDefault="00594287" w:rsidP="00594287">
      <w:pPr>
        <w:rPr>
          <w:rFonts w:ascii="新細明體" w:hAnsi="新細明體" w:cs="新細明體"/>
          <w:color w:val="000000"/>
          <w:kern w:val="0"/>
          <w:sz w:val="28"/>
          <w:szCs w:val="28"/>
        </w:rPr>
      </w:pPr>
      <w:r w:rsidRPr="00406F5D">
        <w:rPr>
          <w:rFonts w:ascii="新細明體" w:hAnsi="新細明體" w:cs="新細明體" w:hint="eastAsia"/>
          <w:color w:val="000000"/>
          <w:kern w:val="0"/>
          <w:sz w:val="28"/>
          <w:szCs w:val="28"/>
        </w:rPr>
        <w:t>產生收益分配資料(FAS421)</w:t>
      </w:r>
    </w:p>
    <w:p w14:paraId="7BAEC001" w14:textId="5263C77A" w:rsidR="00594287" w:rsidRDefault="00594287" w:rsidP="00594287">
      <w:pPr>
        <w:pStyle w:val="a6"/>
        <w:widowControl w:val="0"/>
        <w:numPr>
          <w:ilvl w:val="0"/>
          <w:numId w:val="21"/>
        </w:numPr>
        <w:snapToGrid w:val="0"/>
      </w:pPr>
      <w:r>
        <w:rPr>
          <w:rFonts w:hint="eastAsia"/>
        </w:rPr>
        <w:t>依據</w:t>
      </w:r>
      <w:r w:rsidR="00A034C8">
        <w:rPr>
          <w:rFonts w:hint="eastAsia"/>
        </w:rPr>
        <w:t>CG</w:t>
      </w:r>
      <w:r w:rsidR="00A034C8">
        <w:rPr>
          <w:rFonts w:hint="eastAsia"/>
        </w:rPr>
        <w:t>配</w:t>
      </w:r>
      <w:r w:rsidR="00842971">
        <w:rPr>
          <w:rFonts w:hint="eastAsia"/>
        </w:rPr>
        <w:t>息率</w:t>
      </w:r>
      <w:r w:rsidR="00A034C8">
        <w:rPr>
          <w:rFonts w:hint="eastAsia"/>
        </w:rPr>
        <w:t>資料</w:t>
      </w:r>
      <w:r w:rsidR="00C41352">
        <w:rPr>
          <w:rFonts w:hint="eastAsia"/>
        </w:rPr>
        <w:t>(</w:t>
      </w:r>
      <w:proofErr w:type="spellStart"/>
      <w:r w:rsidR="00C41352">
        <w:rPr>
          <w:rFonts w:hint="eastAsia"/>
        </w:rPr>
        <w:t>CapitalGroup_Dividend</w:t>
      </w:r>
      <w:proofErr w:type="spellEnd"/>
      <w:r w:rsidR="00C41352">
        <w:rPr>
          <w:rFonts w:hint="eastAsia"/>
        </w:rPr>
        <w:t>_*.xlsx)</w:t>
      </w:r>
      <w:r>
        <w:rPr>
          <w:rFonts w:hint="eastAsia"/>
        </w:rPr>
        <w:t>，</w:t>
      </w:r>
      <w:r w:rsidR="00842971">
        <w:rPr>
          <w:rFonts w:hint="eastAsia"/>
        </w:rPr>
        <w:t>轉入收益分配設定檔</w:t>
      </w:r>
      <w:r w:rsidR="00155B76">
        <w:rPr>
          <w:rFonts w:hint="eastAsia"/>
        </w:rPr>
        <w:t>，並於畫面顯示相關資訊，以正確進行下一步</w:t>
      </w:r>
      <w:r w:rsidR="00155B76">
        <w:rPr>
          <w:rFonts w:hint="eastAsia"/>
        </w:rPr>
        <w:t xml:space="preserve"> [</w:t>
      </w:r>
      <w:r w:rsidR="00155B76">
        <w:rPr>
          <w:rFonts w:hint="eastAsia"/>
        </w:rPr>
        <w:t>產生資料</w:t>
      </w:r>
      <w:r w:rsidR="00155B76">
        <w:rPr>
          <w:rFonts w:hint="eastAsia"/>
        </w:rPr>
        <w:t>-</w:t>
      </w:r>
      <w:r w:rsidR="00155B76">
        <w:rPr>
          <w:rFonts w:hint="eastAsia"/>
        </w:rPr>
        <w:t>新</w:t>
      </w:r>
      <w:r w:rsidR="00155B76">
        <w:rPr>
          <w:rFonts w:hint="eastAsia"/>
        </w:rPr>
        <w:t xml:space="preserve">] </w:t>
      </w:r>
      <w:r w:rsidR="00155B76">
        <w:rPr>
          <w:rFonts w:hint="eastAsia"/>
        </w:rPr>
        <w:t>的相關功能</w:t>
      </w:r>
      <w:r>
        <w:rPr>
          <w:rFonts w:hint="eastAsia"/>
        </w:rPr>
        <w:t>。</w:t>
      </w:r>
    </w:p>
    <w:p w14:paraId="14F99555" w14:textId="77777777" w:rsidR="00715E6B" w:rsidRDefault="00715E6B" w:rsidP="00715E6B"/>
    <w:p w14:paraId="15BCEDE0" w14:textId="2DC0C51B" w:rsidR="00715E6B" w:rsidRDefault="00715E6B" w:rsidP="00715E6B">
      <w:r w:rsidRPr="00715E6B">
        <w:rPr>
          <w:noProof/>
        </w:rPr>
        <w:drawing>
          <wp:inline distT="0" distB="0" distL="0" distR="0" wp14:anchorId="575658D3" wp14:editId="7361AFEB">
            <wp:extent cx="5731510" cy="1200785"/>
            <wp:effectExtent l="0" t="0" r="2540" b="0"/>
            <wp:docPr id="62194996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996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F9F" w14:textId="77777777" w:rsidR="00406F5D" w:rsidRDefault="00406F5D" w:rsidP="00715E6B"/>
    <w:p w14:paraId="292ACA5E" w14:textId="345C05E8" w:rsidR="00406F5D" w:rsidRDefault="00406F5D" w:rsidP="00715E6B">
      <w:r w:rsidRPr="00406F5D">
        <w:rPr>
          <w:rFonts w:asciiTheme="majorEastAsia" w:eastAsiaTheme="majorEastAsia" w:hAnsiTheme="majorEastAsia" w:hint="eastAsia"/>
          <w:sz w:val="24"/>
        </w:rPr>
        <w:t xml:space="preserve">配息率資料 : </w:t>
      </w:r>
      <w:r>
        <w:object w:dxaOrig="1504" w:dyaOrig="1021" w14:anchorId="495B73FE">
          <v:shape id="_x0000_i1027" type="#_x0000_t75" style="width:75pt;height:51pt" o:ole="">
            <v:imagedata r:id="rId13" o:title=""/>
          </v:shape>
          <o:OLEObject Type="Embed" ProgID="Excel.Sheet.12" ShapeID="_x0000_i1027" DrawAspect="Icon" ObjectID="_1826781798" r:id="rId14"/>
        </w:object>
      </w:r>
    </w:p>
    <w:p w14:paraId="7A08DC86" w14:textId="77777777" w:rsidR="00594287" w:rsidRDefault="00594287" w:rsidP="00594287"/>
    <w:p w14:paraId="556937AC" w14:textId="54308A73" w:rsidR="00592FA7" w:rsidRPr="006238AD" w:rsidRDefault="00592FA7" w:rsidP="00592FA7">
      <w:pPr>
        <w:rPr>
          <w:rFonts w:asciiTheme="majorEastAsia" w:eastAsiaTheme="majorEastAsia" w:hAnsiTheme="majorEastAsia"/>
          <w:sz w:val="24"/>
        </w:rPr>
      </w:pPr>
      <w:r w:rsidRPr="00F17A9D">
        <w:rPr>
          <w:rFonts w:hint="eastAsia"/>
          <w:sz w:val="24"/>
        </w:rPr>
        <w:t>資訊部分析</w:t>
      </w:r>
      <w:r>
        <w:rPr>
          <w:rFonts w:hint="eastAsia"/>
          <w:sz w:val="24"/>
        </w:rPr>
        <w:t xml:space="preserve"> : </w:t>
      </w:r>
      <w:r>
        <w:rPr>
          <w:rFonts w:hint="eastAsia"/>
          <w:sz w:val="24"/>
        </w:rPr>
        <w:t>該項目需轉入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個外部檔案</w:t>
      </w:r>
      <w:r>
        <w:rPr>
          <w:rFonts w:hint="eastAsia"/>
          <w:sz w:val="24"/>
        </w:rPr>
        <w:t xml:space="preserve"> ,</w:t>
      </w:r>
      <w:r>
        <w:rPr>
          <w:rFonts w:hint="eastAsia"/>
          <w:sz w:val="24"/>
        </w:rPr>
        <w:t>為</w:t>
      </w:r>
      <w:r w:rsidRPr="00592FA7">
        <w:rPr>
          <w:rFonts w:hint="eastAsia"/>
          <w:sz w:val="24"/>
        </w:rPr>
        <w:t>CG</w:t>
      </w:r>
      <w:r w:rsidRPr="00592FA7">
        <w:rPr>
          <w:rFonts w:hint="eastAsia"/>
          <w:sz w:val="24"/>
        </w:rPr>
        <w:t>配息率資料</w:t>
      </w:r>
      <w:r w:rsidRPr="00592FA7">
        <w:rPr>
          <w:rFonts w:hint="eastAsia"/>
          <w:sz w:val="24"/>
        </w:rPr>
        <w:t>(</w:t>
      </w:r>
      <w:proofErr w:type="spellStart"/>
      <w:r w:rsidRPr="00592FA7">
        <w:rPr>
          <w:rFonts w:hint="eastAsia"/>
          <w:sz w:val="24"/>
        </w:rPr>
        <w:t>CapitalGroup_Dividend</w:t>
      </w:r>
      <w:proofErr w:type="spellEnd"/>
      <w:r w:rsidRPr="00592FA7">
        <w:rPr>
          <w:rFonts w:hint="eastAsia"/>
          <w:sz w:val="24"/>
        </w:rPr>
        <w:t>_*.xlsx)</w:t>
      </w:r>
      <w:r>
        <w:rPr>
          <w:rFonts w:hint="eastAsia"/>
          <w:sz w:val="24"/>
        </w:rPr>
        <w:t xml:space="preserve"> ,</w:t>
      </w:r>
      <w:r w:rsidR="00FB6813">
        <w:rPr>
          <w:rFonts w:hint="eastAsia"/>
          <w:sz w:val="24"/>
        </w:rPr>
        <w:t xml:space="preserve"> </w:t>
      </w:r>
      <w:r w:rsidR="00FB6813">
        <w:rPr>
          <w:rFonts w:hint="eastAsia"/>
          <w:sz w:val="24"/>
        </w:rPr>
        <w:t>並在</w:t>
      </w:r>
      <w:r>
        <w:rPr>
          <w:rFonts w:hint="eastAsia"/>
          <w:sz w:val="24"/>
        </w:rPr>
        <w:t>轉入</w:t>
      </w:r>
      <w:r w:rsidR="00FB6813">
        <w:rPr>
          <w:rFonts w:hint="eastAsia"/>
          <w:sz w:val="24"/>
        </w:rPr>
        <w:t>後須在</w:t>
      </w:r>
      <w:r w:rsidR="00FB6813">
        <w:rPr>
          <w:rFonts w:hint="eastAsia"/>
          <w:sz w:val="24"/>
        </w:rPr>
        <w:t>FAS421</w:t>
      </w:r>
      <w:r w:rsidR="00FB6813">
        <w:rPr>
          <w:rFonts w:hint="eastAsia"/>
          <w:sz w:val="24"/>
        </w:rPr>
        <w:t>畫面上顯示該收益分配類型之收益分配基金與收益分配資訊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預計需</w:t>
      </w:r>
      <w:r w:rsidR="00FB6813">
        <w:rPr>
          <w:rFonts w:hint="eastAsia"/>
          <w:sz w:val="24"/>
        </w:rPr>
        <w:t>3.5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mandays</w:t>
      </w:r>
      <w:proofErr w:type="spellEnd"/>
      <w:r w:rsidR="00FB6813">
        <w:rPr>
          <w:rFonts w:hint="eastAsia"/>
        </w:rPr>
        <w:t>。</w:t>
      </w:r>
    </w:p>
    <w:p w14:paraId="4100EBC1" w14:textId="2D09EE29" w:rsidR="00594287" w:rsidRPr="00406F5D" w:rsidRDefault="00594287" w:rsidP="00594287">
      <w:pPr>
        <w:rPr>
          <w:sz w:val="28"/>
          <w:szCs w:val="28"/>
        </w:rPr>
      </w:pPr>
      <w:r w:rsidRPr="00406F5D">
        <w:rPr>
          <w:rFonts w:ascii="新細明體" w:hAnsi="新細明體" w:cs="新細明體" w:hint="eastAsia"/>
          <w:color w:val="000000"/>
          <w:kern w:val="0"/>
          <w:sz w:val="28"/>
          <w:szCs w:val="28"/>
        </w:rPr>
        <w:lastRenderedPageBreak/>
        <w:t>集保公司上傳資料產生 - Daily (FAS6561)</w:t>
      </w:r>
    </w:p>
    <w:p w14:paraId="5B611451" w14:textId="768F4E88" w:rsidR="00594287" w:rsidRDefault="00594287" w:rsidP="00594287">
      <w:pPr>
        <w:pStyle w:val="a6"/>
        <w:widowControl w:val="0"/>
        <w:numPr>
          <w:ilvl w:val="0"/>
          <w:numId w:val="21"/>
        </w:numPr>
        <w:snapToGrid w:val="0"/>
      </w:pPr>
      <w:r>
        <w:rPr>
          <w:rFonts w:hint="eastAsia"/>
        </w:rPr>
        <w:t>依據</w:t>
      </w:r>
      <w:r w:rsidR="00842971">
        <w:rPr>
          <w:rFonts w:hint="eastAsia"/>
        </w:rPr>
        <w:t>CG</w:t>
      </w:r>
      <w:r w:rsidR="006B4DC5">
        <w:rPr>
          <w:rFonts w:hint="eastAsia"/>
        </w:rPr>
        <w:t>淨值</w:t>
      </w:r>
      <w:r w:rsidR="00842971">
        <w:rPr>
          <w:rFonts w:hint="eastAsia"/>
        </w:rPr>
        <w:t>資料</w:t>
      </w:r>
      <w:r w:rsidR="00406F5D">
        <w:rPr>
          <w:rFonts w:hint="eastAsia"/>
        </w:rPr>
        <w:t>(FAS</w:t>
      </w:r>
      <w:r w:rsidR="00406F5D">
        <w:rPr>
          <w:rFonts w:hint="eastAsia"/>
        </w:rPr>
        <w:t>系統內資料</w:t>
      </w:r>
      <w:r w:rsidR="00406F5D">
        <w:rPr>
          <w:rFonts w:hint="eastAsia"/>
        </w:rPr>
        <w:t>)</w:t>
      </w:r>
      <w:r>
        <w:rPr>
          <w:rFonts w:hint="eastAsia"/>
        </w:rPr>
        <w:t>，</w:t>
      </w:r>
      <w:proofErr w:type="gramStart"/>
      <w:r w:rsidR="00F320BB">
        <w:rPr>
          <w:rFonts w:hint="eastAsia"/>
        </w:rPr>
        <w:t>轉出</w:t>
      </w:r>
      <w:r w:rsidR="000C27CC">
        <w:rPr>
          <w:rFonts w:hint="eastAsia"/>
        </w:rPr>
        <w:t>集保</w:t>
      </w:r>
      <w:proofErr w:type="gramEnd"/>
      <w:r w:rsidR="006B4DC5">
        <w:rPr>
          <w:rFonts w:hint="eastAsia"/>
        </w:rPr>
        <w:t>淨值</w:t>
      </w:r>
      <w:r w:rsidR="006E4C96">
        <w:rPr>
          <w:rFonts w:hint="eastAsia"/>
        </w:rPr>
        <w:t>資料申報檔</w:t>
      </w:r>
      <w:r>
        <w:rPr>
          <w:rFonts w:hint="eastAsia"/>
        </w:rPr>
        <w:t>。</w:t>
      </w:r>
    </w:p>
    <w:p w14:paraId="0E6F31A1" w14:textId="51D8D9E9" w:rsidR="00842971" w:rsidRDefault="00842971" w:rsidP="00594287">
      <w:pPr>
        <w:pStyle w:val="a6"/>
        <w:widowControl w:val="0"/>
        <w:numPr>
          <w:ilvl w:val="0"/>
          <w:numId w:val="21"/>
        </w:numPr>
        <w:snapToGrid w:val="0"/>
      </w:pPr>
      <w:r>
        <w:rPr>
          <w:rFonts w:hint="eastAsia"/>
        </w:rPr>
        <w:t>依據</w:t>
      </w:r>
      <w:r>
        <w:rPr>
          <w:rFonts w:hint="eastAsia"/>
        </w:rPr>
        <w:t>CG</w:t>
      </w:r>
      <w:r w:rsidR="006B4DC5">
        <w:rPr>
          <w:rFonts w:hint="eastAsia"/>
        </w:rPr>
        <w:t>銷售資料</w:t>
      </w:r>
      <w:r w:rsidR="00406F5D">
        <w:rPr>
          <w:rFonts w:hint="eastAsia"/>
        </w:rPr>
        <w:t>(FAS</w:t>
      </w:r>
      <w:r w:rsidR="00406F5D">
        <w:rPr>
          <w:rFonts w:hint="eastAsia"/>
        </w:rPr>
        <w:t>系統內資料</w:t>
      </w:r>
      <w:r w:rsidR="00406F5D">
        <w:rPr>
          <w:rFonts w:hint="eastAsia"/>
        </w:rPr>
        <w:t>)</w:t>
      </w:r>
      <w:r w:rsidR="00715E6B">
        <w:rPr>
          <w:rFonts w:hint="eastAsia"/>
        </w:rPr>
        <w:t>，</w:t>
      </w:r>
      <w:proofErr w:type="gramStart"/>
      <w:r w:rsidR="00F320BB">
        <w:rPr>
          <w:rFonts w:hint="eastAsia"/>
        </w:rPr>
        <w:t>轉出</w:t>
      </w:r>
      <w:bookmarkStart w:id="5" w:name="_Hlk216168317"/>
      <w:r w:rsidR="000C27CC">
        <w:rPr>
          <w:rFonts w:hint="eastAsia"/>
        </w:rPr>
        <w:t>集保</w:t>
      </w:r>
      <w:proofErr w:type="gramEnd"/>
      <w:r w:rsidR="006B4DC5">
        <w:rPr>
          <w:rFonts w:hint="eastAsia"/>
        </w:rPr>
        <w:t>銷售資料</w:t>
      </w:r>
      <w:r w:rsidR="00715E6B">
        <w:rPr>
          <w:rFonts w:hint="eastAsia"/>
        </w:rPr>
        <w:t>申報檔</w:t>
      </w:r>
      <w:bookmarkEnd w:id="5"/>
      <w:r w:rsidR="00715E6B">
        <w:rPr>
          <w:rFonts w:hint="eastAsia"/>
        </w:rPr>
        <w:t>。</w:t>
      </w:r>
    </w:p>
    <w:p w14:paraId="51E421AF" w14:textId="77777777" w:rsidR="00715E6B" w:rsidRDefault="00715E6B" w:rsidP="00715E6B">
      <w:pPr>
        <w:pStyle w:val="a6"/>
        <w:widowControl w:val="0"/>
        <w:snapToGrid w:val="0"/>
        <w:ind w:left="480"/>
      </w:pPr>
    </w:p>
    <w:p w14:paraId="69464BB3" w14:textId="51C8789E" w:rsidR="00715E6B" w:rsidRDefault="00715E6B" w:rsidP="00715E6B">
      <w:r w:rsidRPr="00715E6B">
        <w:rPr>
          <w:noProof/>
        </w:rPr>
        <w:drawing>
          <wp:inline distT="0" distB="0" distL="0" distR="0" wp14:anchorId="12C8180C" wp14:editId="49AE9589">
            <wp:extent cx="5731510" cy="3395345"/>
            <wp:effectExtent l="0" t="0" r="2540" b="0"/>
            <wp:docPr id="1250597277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7277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D6EA" w14:textId="77777777" w:rsidR="00406F5D" w:rsidRDefault="00406F5D" w:rsidP="00715E6B"/>
    <w:p w14:paraId="3F071FE4" w14:textId="21F4D0C0" w:rsidR="000C27CC" w:rsidRPr="000C27CC" w:rsidRDefault="000C27CC" w:rsidP="00715E6B">
      <w:pPr>
        <w:rPr>
          <w:rFonts w:asciiTheme="majorEastAsia" w:eastAsiaTheme="majorEastAsia" w:hAnsiTheme="majorEastAsia"/>
          <w:sz w:val="24"/>
        </w:rPr>
      </w:pPr>
      <w:r w:rsidRPr="000C27CC">
        <w:rPr>
          <w:rFonts w:asciiTheme="majorEastAsia" w:eastAsiaTheme="majorEastAsia" w:hAnsiTheme="majorEastAsia" w:hint="eastAsia"/>
          <w:sz w:val="24"/>
        </w:rPr>
        <w:t xml:space="preserve">集保公司申報資料格式 : </w:t>
      </w:r>
      <w:r>
        <w:rPr>
          <w:rFonts w:asciiTheme="majorEastAsia" w:eastAsiaTheme="majorEastAsia" w:hAnsiTheme="majorEastAsia"/>
          <w:sz w:val="24"/>
        </w:rPr>
        <w:object w:dxaOrig="1504" w:dyaOrig="1021" w14:anchorId="47F90BD9">
          <v:shape id="_x0000_i1028" type="#_x0000_t75" style="width:75pt;height:51pt" o:ole="">
            <v:imagedata r:id="rId16" o:title=""/>
          </v:shape>
          <o:OLEObject Type="Embed" ProgID="AcroExch.Document.DC" ShapeID="_x0000_i1028" DrawAspect="Icon" ObjectID="_1826781799" r:id="rId17"/>
        </w:object>
      </w:r>
    </w:p>
    <w:p w14:paraId="62E20D7E" w14:textId="77777777" w:rsidR="00594287" w:rsidRDefault="00594287" w:rsidP="00594287"/>
    <w:p w14:paraId="59E21A79" w14:textId="454D026E" w:rsidR="00FB6813" w:rsidRPr="006238AD" w:rsidRDefault="00FB6813" w:rsidP="00FB6813">
      <w:pPr>
        <w:rPr>
          <w:rFonts w:asciiTheme="majorEastAsia" w:eastAsiaTheme="majorEastAsia" w:hAnsiTheme="majorEastAsia"/>
          <w:sz w:val="24"/>
        </w:rPr>
      </w:pPr>
      <w:r w:rsidRPr="00F17A9D">
        <w:rPr>
          <w:rFonts w:hint="eastAsia"/>
          <w:sz w:val="24"/>
        </w:rPr>
        <w:t>資訊部分析</w:t>
      </w:r>
      <w:r>
        <w:rPr>
          <w:rFonts w:hint="eastAsia"/>
          <w:sz w:val="24"/>
        </w:rPr>
        <w:t xml:space="preserve"> : </w:t>
      </w:r>
      <w:r>
        <w:rPr>
          <w:rFonts w:hint="eastAsia"/>
          <w:sz w:val="24"/>
        </w:rPr>
        <w:t>該項目需轉出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個外部檔案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為</w:t>
      </w:r>
      <w:r w:rsidRPr="00FB6813">
        <w:rPr>
          <w:rFonts w:hint="eastAsia"/>
          <w:sz w:val="24"/>
        </w:rPr>
        <w:t>集保淨值資料申報檔</w:t>
      </w:r>
      <w:r>
        <w:rPr>
          <w:rFonts w:hint="eastAsia"/>
          <w:sz w:val="24"/>
        </w:rPr>
        <w:t>與</w:t>
      </w:r>
      <w:r w:rsidRPr="00FB6813">
        <w:rPr>
          <w:rFonts w:hint="eastAsia"/>
          <w:sz w:val="24"/>
        </w:rPr>
        <w:t>集保銷售資料申報檔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將依據</w:t>
      </w:r>
      <w:r>
        <w:rPr>
          <w:rFonts w:hint="eastAsia"/>
          <w:sz w:val="24"/>
        </w:rPr>
        <w:t>FAS</w:t>
      </w:r>
      <w:r>
        <w:rPr>
          <w:rFonts w:hint="eastAsia"/>
          <w:sz w:val="24"/>
        </w:rPr>
        <w:t>系統內紀錄之淨值與銷售資料</w:t>
      </w:r>
      <w:r>
        <w:rPr>
          <w:rFonts w:hint="eastAsia"/>
          <w:sz w:val="24"/>
        </w:rPr>
        <w:t xml:space="preserve"> , </w:t>
      </w:r>
      <w:proofErr w:type="gramStart"/>
      <w:r>
        <w:rPr>
          <w:rFonts w:hint="eastAsia"/>
          <w:sz w:val="24"/>
        </w:rPr>
        <w:t>轉出集保</w:t>
      </w:r>
      <w:proofErr w:type="gramEnd"/>
      <w:r>
        <w:rPr>
          <w:rFonts w:hint="eastAsia"/>
          <w:sz w:val="24"/>
        </w:rPr>
        <w:t>格式之淨值與銷售申報資料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預計需</w:t>
      </w:r>
      <w:r>
        <w:rPr>
          <w:rFonts w:hint="eastAsia"/>
          <w:sz w:val="24"/>
        </w:rPr>
        <w:t xml:space="preserve">3 </w:t>
      </w:r>
      <w:proofErr w:type="spellStart"/>
      <w:r>
        <w:rPr>
          <w:rFonts w:hint="eastAsia"/>
          <w:sz w:val="24"/>
        </w:rPr>
        <w:t>mandays</w:t>
      </w:r>
      <w:proofErr w:type="spellEnd"/>
      <w:r>
        <w:rPr>
          <w:rFonts w:hint="eastAsia"/>
        </w:rPr>
        <w:t>。</w:t>
      </w:r>
    </w:p>
    <w:p w14:paraId="4C131796" w14:textId="77777777" w:rsidR="000C27CC" w:rsidRPr="00FB6813" w:rsidRDefault="000C27CC" w:rsidP="00594287"/>
    <w:p w14:paraId="31989EF7" w14:textId="77777777" w:rsidR="000C27CC" w:rsidRDefault="000C27CC" w:rsidP="00594287"/>
    <w:p w14:paraId="619C5450" w14:textId="77777777" w:rsidR="000C27CC" w:rsidRDefault="000C27CC" w:rsidP="00594287"/>
    <w:p w14:paraId="614FECD3" w14:textId="77777777" w:rsidR="000C27CC" w:rsidRDefault="000C27CC" w:rsidP="00594287"/>
    <w:p w14:paraId="11FF4CD8" w14:textId="77777777" w:rsidR="000C27CC" w:rsidRDefault="000C27CC" w:rsidP="00594287"/>
    <w:p w14:paraId="7CAD62AF" w14:textId="77777777" w:rsidR="000C27CC" w:rsidRDefault="000C27CC" w:rsidP="00594287"/>
    <w:p w14:paraId="4EF7840E" w14:textId="77777777" w:rsidR="000C27CC" w:rsidRDefault="000C27CC" w:rsidP="00594287"/>
    <w:p w14:paraId="62742B53" w14:textId="77777777" w:rsidR="000C27CC" w:rsidRDefault="000C27CC" w:rsidP="00594287"/>
    <w:p w14:paraId="5E1E1C8D" w14:textId="77777777" w:rsidR="000C27CC" w:rsidRDefault="000C27CC" w:rsidP="00594287"/>
    <w:p w14:paraId="079A2FBC" w14:textId="77777777" w:rsidR="000C27CC" w:rsidRDefault="000C27CC" w:rsidP="00594287"/>
    <w:p w14:paraId="6A3DEC50" w14:textId="77777777" w:rsidR="000C27CC" w:rsidRDefault="000C27CC" w:rsidP="00594287"/>
    <w:p w14:paraId="5AADC440" w14:textId="77777777" w:rsidR="000C27CC" w:rsidRDefault="000C27CC" w:rsidP="00594287"/>
    <w:p w14:paraId="00A44393" w14:textId="77777777" w:rsidR="000C27CC" w:rsidRDefault="000C27CC" w:rsidP="00594287"/>
    <w:p w14:paraId="5EE3B86C" w14:textId="77777777" w:rsidR="000C27CC" w:rsidRDefault="000C27CC" w:rsidP="00594287"/>
    <w:p w14:paraId="2EAEC3E2" w14:textId="77777777" w:rsidR="000C27CC" w:rsidRDefault="000C27CC" w:rsidP="00594287"/>
    <w:p w14:paraId="10B5F0F0" w14:textId="77777777" w:rsidR="000C27CC" w:rsidRDefault="000C27CC" w:rsidP="00594287"/>
    <w:p w14:paraId="37CE7546" w14:textId="77777777" w:rsidR="000C27CC" w:rsidRDefault="000C27CC" w:rsidP="00594287"/>
    <w:p w14:paraId="72346DFE" w14:textId="77777777" w:rsidR="000C27CC" w:rsidRDefault="000C27CC" w:rsidP="00594287"/>
    <w:p w14:paraId="425B4E54" w14:textId="77777777" w:rsidR="000C27CC" w:rsidRDefault="000C27CC" w:rsidP="00594287"/>
    <w:p w14:paraId="773B9E02" w14:textId="77777777" w:rsidR="000C27CC" w:rsidRPr="00842971" w:rsidRDefault="000C27CC" w:rsidP="00594287"/>
    <w:p w14:paraId="64C8288A" w14:textId="1EACAEB5" w:rsidR="00594287" w:rsidRPr="00406F5D" w:rsidRDefault="00594287" w:rsidP="00594287">
      <w:pPr>
        <w:rPr>
          <w:rFonts w:ascii="新細明體" w:hAnsi="新細明體" w:cs="新細明體"/>
          <w:color w:val="000000"/>
          <w:kern w:val="0"/>
          <w:sz w:val="28"/>
          <w:szCs w:val="28"/>
        </w:rPr>
      </w:pPr>
      <w:r w:rsidRPr="00406F5D">
        <w:rPr>
          <w:rFonts w:ascii="新細明體" w:hAnsi="新細明體" w:cs="新細明體" w:hint="eastAsia"/>
          <w:color w:val="000000"/>
          <w:kern w:val="0"/>
          <w:sz w:val="28"/>
          <w:szCs w:val="28"/>
        </w:rPr>
        <w:lastRenderedPageBreak/>
        <w:t>集保公司上傳資料產生 - Monthly (FAS6562)</w:t>
      </w:r>
    </w:p>
    <w:p w14:paraId="6DC81A76" w14:textId="586BFA6A" w:rsidR="00594287" w:rsidRDefault="00594287" w:rsidP="00594287">
      <w:pPr>
        <w:pStyle w:val="a6"/>
        <w:widowControl w:val="0"/>
        <w:numPr>
          <w:ilvl w:val="0"/>
          <w:numId w:val="21"/>
        </w:numPr>
        <w:snapToGrid w:val="0"/>
      </w:pPr>
      <w:r>
        <w:rPr>
          <w:rFonts w:hint="eastAsia"/>
        </w:rPr>
        <w:t>依據</w:t>
      </w:r>
      <w:r w:rsidR="00842971">
        <w:rPr>
          <w:rFonts w:hint="eastAsia"/>
        </w:rPr>
        <w:t>CG</w:t>
      </w:r>
      <w:r w:rsidR="006B4DC5">
        <w:rPr>
          <w:rFonts w:hint="eastAsia"/>
        </w:rPr>
        <w:t>月</w:t>
      </w:r>
      <w:r w:rsidR="00842971">
        <w:rPr>
          <w:rFonts w:hint="eastAsia"/>
        </w:rPr>
        <w:t>報資料</w:t>
      </w:r>
      <w:r w:rsidR="006B4DC5">
        <w:rPr>
          <w:rFonts w:hint="eastAsia"/>
        </w:rPr>
        <w:t xml:space="preserve">(STICA AUM </w:t>
      </w:r>
      <w:r w:rsidR="006B4DC5">
        <w:rPr>
          <w:rFonts w:hint="eastAsia"/>
        </w:rPr>
        <w:t>與</w:t>
      </w:r>
      <w:r w:rsidR="006B4DC5">
        <w:rPr>
          <w:rFonts w:hint="eastAsia"/>
        </w:rPr>
        <w:t xml:space="preserve"> </w:t>
      </w:r>
      <w:r w:rsidR="006B4DC5" w:rsidRPr="006B4DC5">
        <w:t>Letter of Declaration with ISIN</w:t>
      </w:r>
      <w:r w:rsidR="006B4DC5">
        <w:rPr>
          <w:rFonts w:hint="eastAsia"/>
        </w:rPr>
        <w:t xml:space="preserve"> </w:t>
      </w:r>
      <w:r w:rsidR="006B4DC5">
        <w:rPr>
          <w:rFonts w:hint="eastAsia"/>
        </w:rPr>
        <w:t>二個檔案</w:t>
      </w:r>
      <w:r w:rsidR="006B4DC5">
        <w:rPr>
          <w:rFonts w:hint="eastAsia"/>
        </w:rPr>
        <w:t>)</w:t>
      </w:r>
      <w:r>
        <w:rPr>
          <w:rFonts w:hint="eastAsia"/>
        </w:rPr>
        <w:t>，</w:t>
      </w:r>
      <w:r w:rsidR="006B4DC5">
        <w:rPr>
          <w:rFonts w:hint="eastAsia"/>
        </w:rPr>
        <w:t>彙整多個檔案內容後</w:t>
      </w:r>
      <w:r w:rsidR="006B4DC5">
        <w:rPr>
          <w:rFonts w:hint="eastAsia"/>
        </w:rPr>
        <w:t xml:space="preserve"> , </w:t>
      </w:r>
      <w:r w:rsidR="006B4DC5">
        <w:rPr>
          <w:rFonts w:hint="eastAsia"/>
        </w:rPr>
        <w:t>顯示於畫面讓使用者檢核</w:t>
      </w:r>
      <w:r w:rsidR="006B4DC5">
        <w:rPr>
          <w:rFonts w:hint="eastAsia"/>
        </w:rPr>
        <w:t xml:space="preserve"> , </w:t>
      </w:r>
      <w:r w:rsidR="006B4DC5">
        <w:rPr>
          <w:rFonts w:hint="eastAsia"/>
        </w:rPr>
        <w:t>並依據最終資料</w:t>
      </w:r>
      <w:r w:rsidR="00715E6B">
        <w:rPr>
          <w:rFonts w:hint="eastAsia"/>
        </w:rPr>
        <w:t>產生主管機關資料申報檔</w:t>
      </w:r>
      <w:r>
        <w:rPr>
          <w:rFonts w:hint="eastAsia"/>
        </w:rPr>
        <w:t>。</w:t>
      </w:r>
    </w:p>
    <w:p w14:paraId="006187B8" w14:textId="77777777" w:rsidR="00594287" w:rsidRDefault="00594287"/>
    <w:p w14:paraId="1AF4F731" w14:textId="55E78869" w:rsidR="00715E6B" w:rsidRDefault="00715E6B">
      <w:r w:rsidRPr="00715E6B">
        <w:rPr>
          <w:noProof/>
        </w:rPr>
        <w:drawing>
          <wp:inline distT="0" distB="0" distL="0" distR="0" wp14:anchorId="2E68FF09" wp14:editId="01F3CFFF">
            <wp:extent cx="5731510" cy="3040380"/>
            <wp:effectExtent l="0" t="0" r="2540" b="7620"/>
            <wp:docPr id="1237330935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30935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0487" w14:textId="77777777" w:rsidR="00DF5F43" w:rsidRDefault="00DF5F43"/>
    <w:p w14:paraId="4EFF9945" w14:textId="6ED57BE5" w:rsidR="00DF5F43" w:rsidRDefault="00DF5F43">
      <w:r w:rsidRPr="00DF5F43">
        <w:rPr>
          <w:noProof/>
        </w:rPr>
        <w:drawing>
          <wp:inline distT="0" distB="0" distL="0" distR="0" wp14:anchorId="0EFEE8F2" wp14:editId="75995F87">
            <wp:extent cx="5731510" cy="1438275"/>
            <wp:effectExtent l="0" t="0" r="2540" b="9525"/>
            <wp:docPr id="1978566930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6930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C645" w14:textId="77777777" w:rsidR="00406F5D" w:rsidRDefault="00406F5D"/>
    <w:p w14:paraId="13945FDA" w14:textId="78B91C48" w:rsidR="00406F5D" w:rsidRDefault="00406F5D">
      <w:r>
        <w:rPr>
          <w:rFonts w:hint="eastAsia"/>
        </w:rPr>
        <w:t>月報資料</w:t>
      </w:r>
      <w:r>
        <w:rPr>
          <w:rFonts w:hint="eastAsia"/>
        </w:rPr>
        <w:t xml:space="preserve"> : </w:t>
      </w:r>
      <w:bookmarkStart w:id="6" w:name="_MON_1826457757"/>
      <w:bookmarkEnd w:id="6"/>
      <w:r w:rsidR="006F1F79">
        <w:object w:dxaOrig="1504" w:dyaOrig="1021" w14:anchorId="4E5562E4">
          <v:shape id="_x0000_i1029" type="#_x0000_t75" style="width:75pt;height:51pt" o:ole="">
            <v:imagedata r:id="rId20" o:title=""/>
          </v:shape>
          <o:OLEObject Type="Embed" ProgID="Excel.Sheet.12" ShapeID="_x0000_i1029" DrawAspect="Icon" ObjectID="_1826781800" r:id="rId21"/>
        </w:object>
      </w:r>
      <w:r>
        <w:rPr>
          <w:rFonts w:hint="eastAsia"/>
        </w:rPr>
        <w:t xml:space="preserve"> </w:t>
      </w:r>
      <w:bookmarkStart w:id="7" w:name="_MON_1826457763"/>
      <w:bookmarkEnd w:id="7"/>
      <w:r w:rsidR="006F1F79">
        <w:object w:dxaOrig="1504" w:dyaOrig="1021" w14:anchorId="2BECC146">
          <v:shape id="_x0000_i1030" type="#_x0000_t75" style="width:75pt;height:51pt" o:ole="">
            <v:imagedata r:id="rId22" o:title=""/>
          </v:shape>
          <o:OLEObject Type="Embed" ProgID="Excel.Sheet.12" ShapeID="_x0000_i1030" DrawAspect="Icon" ObjectID="_1826781801" r:id="rId23"/>
        </w:object>
      </w:r>
    </w:p>
    <w:p w14:paraId="54FBBCC8" w14:textId="77777777" w:rsidR="00FB6813" w:rsidRDefault="00FB6813"/>
    <w:p w14:paraId="4F96914B" w14:textId="5EB15818" w:rsidR="00FB6813" w:rsidRPr="00FB6813" w:rsidRDefault="00FB6813" w:rsidP="00FB6813">
      <w:pPr>
        <w:rPr>
          <w:sz w:val="24"/>
        </w:rPr>
      </w:pPr>
      <w:r w:rsidRPr="00F17A9D">
        <w:rPr>
          <w:rFonts w:hint="eastAsia"/>
          <w:sz w:val="24"/>
        </w:rPr>
        <w:t>資訊部分析</w:t>
      </w:r>
      <w:r>
        <w:rPr>
          <w:rFonts w:hint="eastAsia"/>
          <w:sz w:val="24"/>
        </w:rPr>
        <w:t xml:space="preserve"> : </w:t>
      </w:r>
      <w:r>
        <w:rPr>
          <w:rFonts w:hint="eastAsia"/>
          <w:sz w:val="24"/>
        </w:rPr>
        <w:t>該項目需轉入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個外部檔案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分別為</w:t>
      </w:r>
      <w:r w:rsidRPr="00FB6813">
        <w:rPr>
          <w:rFonts w:hint="eastAsia"/>
          <w:sz w:val="24"/>
        </w:rPr>
        <w:t>CG</w:t>
      </w:r>
      <w:r w:rsidRPr="00FB6813">
        <w:rPr>
          <w:rFonts w:hint="eastAsia"/>
          <w:sz w:val="24"/>
        </w:rPr>
        <w:t>月報資料</w:t>
      </w:r>
      <w:r w:rsidRPr="00FB6813">
        <w:rPr>
          <w:rFonts w:hint="eastAsia"/>
          <w:sz w:val="24"/>
        </w:rPr>
        <w:t xml:space="preserve">(STICA AUM </w:t>
      </w:r>
      <w:r w:rsidRPr="00FB6813">
        <w:rPr>
          <w:rFonts w:hint="eastAsia"/>
          <w:sz w:val="24"/>
        </w:rPr>
        <w:t>與</w:t>
      </w:r>
      <w:r w:rsidRPr="00FB6813">
        <w:rPr>
          <w:rFonts w:hint="eastAsia"/>
          <w:sz w:val="24"/>
        </w:rPr>
        <w:t xml:space="preserve"> Letter of Declaration with ISIN </w:t>
      </w:r>
      <w:r w:rsidRPr="00FB6813">
        <w:rPr>
          <w:rFonts w:hint="eastAsia"/>
          <w:sz w:val="24"/>
        </w:rPr>
        <w:t>二個檔案</w:t>
      </w:r>
      <w:r w:rsidRPr="00FB6813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需把二個檔案的內容轉入後彙整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於使用者按下</w:t>
      </w:r>
      <w:r>
        <w:rPr>
          <w:rFonts w:hint="eastAsia"/>
          <w:sz w:val="24"/>
        </w:rPr>
        <w:t xml:space="preserve"> [</w:t>
      </w:r>
      <w:r>
        <w:rPr>
          <w:rFonts w:hint="eastAsia"/>
          <w:sz w:val="24"/>
        </w:rPr>
        <w:t>維護月報資料</w:t>
      </w:r>
      <w:r>
        <w:rPr>
          <w:rFonts w:hint="eastAsia"/>
          <w:sz w:val="24"/>
        </w:rPr>
        <w:t xml:space="preserve">] </w:t>
      </w:r>
      <w:r>
        <w:rPr>
          <w:rFonts w:hint="eastAsia"/>
          <w:sz w:val="24"/>
        </w:rPr>
        <w:t>按鈕後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顯示彙整資訊於畫面上讓使用者確認</w:t>
      </w:r>
      <w:r>
        <w:rPr>
          <w:rFonts w:hint="eastAsia"/>
          <w:sz w:val="24"/>
        </w:rPr>
        <w:t xml:space="preserve"> , </w:t>
      </w:r>
      <w:r>
        <w:rPr>
          <w:rFonts w:hint="eastAsia"/>
          <w:sz w:val="24"/>
        </w:rPr>
        <w:t>預計需</w:t>
      </w:r>
      <w:r>
        <w:rPr>
          <w:rFonts w:hint="eastAsia"/>
          <w:sz w:val="24"/>
        </w:rPr>
        <w:t xml:space="preserve">7.5 </w:t>
      </w:r>
      <w:proofErr w:type="spellStart"/>
      <w:r>
        <w:rPr>
          <w:rFonts w:hint="eastAsia"/>
          <w:sz w:val="24"/>
        </w:rPr>
        <w:t>mandays</w:t>
      </w:r>
      <w:proofErr w:type="spellEnd"/>
      <w:r>
        <w:rPr>
          <w:rFonts w:hint="eastAsia"/>
        </w:rPr>
        <w:t>。</w:t>
      </w:r>
    </w:p>
    <w:p w14:paraId="6083EA20" w14:textId="77777777" w:rsidR="00FB6813" w:rsidRPr="00FB6813" w:rsidRDefault="00FB6813"/>
    <w:sectPr w:rsidR="00FB6813" w:rsidRPr="00FB6813">
      <w:headerReference w:type="default" r:id="rId24"/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6E14" w14:textId="77777777" w:rsidR="00475312" w:rsidRDefault="00475312">
      <w:r>
        <w:separator/>
      </w:r>
    </w:p>
  </w:endnote>
  <w:endnote w:type="continuationSeparator" w:id="0">
    <w:p w14:paraId="2588FEF8" w14:textId="77777777" w:rsidR="00475312" w:rsidRDefault="00475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A46F9" w14:textId="77777777" w:rsidR="00475312" w:rsidRDefault="00475312">
      <w:r>
        <w:separator/>
      </w:r>
    </w:p>
  </w:footnote>
  <w:footnote w:type="continuationSeparator" w:id="0">
    <w:p w14:paraId="0EA82EFB" w14:textId="77777777" w:rsidR="00475312" w:rsidRDefault="00475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CE11" w14:textId="77777777" w:rsidR="00A36564" w:rsidRDefault="00A36564">
    <w:pPr>
      <w:pStyle w:val="a3"/>
      <w:rPr>
        <w:sz w:val="16"/>
      </w:rPr>
    </w:pPr>
    <w:r>
      <w:rPr>
        <w:rFonts w:hint="eastAsia"/>
        <w:sz w:val="16"/>
      </w:rPr>
      <w:t>資訊需求</w:t>
    </w:r>
    <w:r>
      <w:rPr>
        <w:sz w:val="16"/>
      </w:rPr>
      <w:t xml:space="preserve"> </w:t>
    </w:r>
    <w:proofErr w:type="gramStart"/>
    <w:r>
      <w:rPr>
        <w:sz w:val="16"/>
      </w:rPr>
      <w:t>–</w:t>
    </w:r>
    <w:proofErr w:type="gramEnd"/>
    <w:r>
      <w:rPr>
        <w:sz w:val="16"/>
      </w:rPr>
      <w:t xml:space="preserve"> Step 3.</w:t>
    </w:r>
  </w:p>
  <w:p w14:paraId="063708EB" w14:textId="77777777" w:rsidR="00A36564" w:rsidRDefault="00A36564">
    <w:pPr>
      <w:pStyle w:val="a3"/>
    </w:pPr>
    <w:r>
      <w:rPr>
        <w:sz w:val="16"/>
      </w:rPr>
      <w:t xml:space="preserve">Page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</w:rPr>
      <w:t xml:space="preserve"> of 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EB2"/>
    <w:multiLevelType w:val="hybridMultilevel"/>
    <w:tmpl w:val="1B96B7FC"/>
    <w:lvl w:ilvl="0" w:tplc="E31E9DBE">
      <w:start w:val="1"/>
      <w:numFmt w:val="decimal"/>
      <w:lvlText w:val="%1、"/>
      <w:lvlJc w:val="left"/>
      <w:pPr>
        <w:ind w:left="1080" w:hanging="72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4437"/>
    <w:multiLevelType w:val="hybridMultilevel"/>
    <w:tmpl w:val="6ACA4142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E4442A"/>
    <w:multiLevelType w:val="hybridMultilevel"/>
    <w:tmpl w:val="8B223796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4520720"/>
    <w:multiLevelType w:val="hybridMultilevel"/>
    <w:tmpl w:val="083414A4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1D62B6"/>
    <w:multiLevelType w:val="hybridMultilevel"/>
    <w:tmpl w:val="3D7E6328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2809B7"/>
    <w:multiLevelType w:val="hybridMultilevel"/>
    <w:tmpl w:val="A1407EA2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160BC0"/>
    <w:multiLevelType w:val="hybridMultilevel"/>
    <w:tmpl w:val="ECF2B2EA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6B0C2F"/>
    <w:multiLevelType w:val="hybridMultilevel"/>
    <w:tmpl w:val="2FEE23FA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E6E7EF3"/>
    <w:multiLevelType w:val="hybridMultilevel"/>
    <w:tmpl w:val="E8AEDF72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F0414B"/>
    <w:multiLevelType w:val="hybridMultilevel"/>
    <w:tmpl w:val="2052397C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E1C5257"/>
    <w:multiLevelType w:val="hybridMultilevel"/>
    <w:tmpl w:val="AECEAA0E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799609F6">
      <w:start w:val="1"/>
      <w:numFmt w:val="bullet"/>
      <w:lvlText w:val=""/>
      <w:lvlJc w:val="left"/>
      <w:pPr>
        <w:tabs>
          <w:tab w:val="num" w:pos="960"/>
        </w:tabs>
        <w:ind w:left="960" w:hanging="480"/>
      </w:pPr>
      <w:rPr>
        <w:rFonts w:ascii="Wingdings" w:eastAsia="SimSun" w:hAnsi="Wingdings" w:hint="default"/>
        <w:b w:val="0"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ECF24B5"/>
    <w:multiLevelType w:val="hybridMultilevel"/>
    <w:tmpl w:val="F6A83216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03831E2"/>
    <w:multiLevelType w:val="hybridMultilevel"/>
    <w:tmpl w:val="E68886F8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2A004E0"/>
    <w:multiLevelType w:val="hybridMultilevel"/>
    <w:tmpl w:val="AECEAA0E"/>
    <w:lvl w:ilvl="0" w:tplc="ACE2FF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99609F6">
      <w:start w:val="1"/>
      <w:numFmt w:val="bullet"/>
      <w:lvlText w:val=""/>
      <w:lvlJc w:val="left"/>
      <w:pPr>
        <w:tabs>
          <w:tab w:val="num" w:pos="960"/>
        </w:tabs>
        <w:ind w:left="960" w:hanging="480"/>
      </w:pPr>
      <w:rPr>
        <w:rFonts w:ascii="Wingdings" w:eastAsia="SimSun" w:hAnsi="Wingdings" w:hint="default"/>
        <w:b w:val="0"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D2B01DD"/>
    <w:multiLevelType w:val="hybridMultilevel"/>
    <w:tmpl w:val="72EE9EBE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E40140C"/>
    <w:multiLevelType w:val="hybridMultilevel"/>
    <w:tmpl w:val="65E44F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66F7DA1"/>
    <w:multiLevelType w:val="hybridMultilevel"/>
    <w:tmpl w:val="D346B688"/>
    <w:lvl w:ilvl="0" w:tplc="ACE2FF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AED6253"/>
    <w:multiLevelType w:val="hybridMultilevel"/>
    <w:tmpl w:val="9808DB54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3490E4B"/>
    <w:multiLevelType w:val="hybridMultilevel"/>
    <w:tmpl w:val="E6106F8C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AB66855"/>
    <w:multiLevelType w:val="hybridMultilevel"/>
    <w:tmpl w:val="C57EF0AC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E3169B8"/>
    <w:multiLevelType w:val="hybridMultilevel"/>
    <w:tmpl w:val="FDC0492C"/>
    <w:lvl w:ilvl="0" w:tplc="799609F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eastAsia="SimSun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811168762">
    <w:abstractNumId w:val="19"/>
  </w:num>
  <w:num w:numId="2" w16cid:durableId="2074349544">
    <w:abstractNumId w:val="14"/>
  </w:num>
  <w:num w:numId="3" w16cid:durableId="1955359568">
    <w:abstractNumId w:val="4"/>
  </w:num>
  <w:num w:numId="4" w16cid:durableId="750009628">
    <w:abstractNumId w:val="6"/>
  </w:num>
  <w:num w:numId="5" w16cid:durableId="591281266">
    <w:abstractNumId w:val="9"/>
  </w:num>
  <w:num w:numId="6" w16cid:durableId="396247050">
    <w:abstractNumId w:val="17"/>
  </w:num>
  <w:num w:numId="7" w16cid:durableId="215775823">
    <w:abstractNumId w:val="18"/>
  </w:num>
  <w:num w:numId="8" w16cid:durableId="159084739">
    <w:abstractNumId w:val="5"/>
  </w:num>
  <w:num w:numId="9" w16cid:durableId="846797729">
    <w:abstractNumId w:val="12"/>
  </w:num>
  <w:num w:numId="10" w16cid:durableId="419330446">
    <w:abstractNumId w:val="8"/>
  </w:num>
  <w:num w:numId="11" w16cid:durableId="323510507">
    <w:abstractNumId w:val="13"/>
  </w:num>
  <w:num w:numId="12" w16cid:durableId="1704089263">
    <w:abstractNumId w:val="3"/>
  </w:num>
  <w:num w:numId="13" w16cid:durableId="1074278737">
    <w:abstractNumId w:val="11"/>
  </w:num>
  <w:num w:numId="14" w16cid:durableId="467627671">
    <w:abstractNumId w:val="16"/>
  </w:num>
  <w:num w:numId="15" w16cid:durableId="1858502633">
    <w:abstractNumId w:val="1"/>
  </w:num>
  <w:num w:numId="16" w16cid:durableId="1337607854">
    <w:abstractNumId w:val="7"/>
  </w:num>
  <w:num w:numId="17" w16cid:durableId="1015035946">
    <w:abstractNumId w:val="10"/>
  </w:num>
  <w:num w:numId="18" w16cid:durableId="1715351025">
    <w:abstractNumId w:val="2"/>
  </w:num>
  <w:num w:numId="19" w16cid:durableId="624653087">
    <w:abstractNumId w:val="20"/>
  </w:num>
  <w:num w:numId="20" w16cid:durableId="10052116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481181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王珏玲 Grace J Wang">
    <w15:presenceInfo w15:providerId="AD" w15:userId="S::Grace.J.Wang@eastspring.com::64f78383-b418-4b86-a7e8-3178f54b6b5a"/>
  </w15:person>
  <w15:person w15:author="Richard Hu （胡真豪）">
    <w15:presenceInfo w15:providerId="AD" w15:userId="S::richard.hu@eastspring.com::3b424122-5888-4850-b0c8-39c6b3ace3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36"/>
    <w:rsid w:val="00021ADC"/>
    <w:rsid w:val="000516BA"/>
    <w:rsid w:val="000C27CC"/>
    <w:rsid w:val="001316CA"/>
    <w:rsid w:val="00155B76"/>
    <w:rsid w:val="00193A08"/>
    <w:rsid w:val="001A45F6"/>
    <w:rsid w:val="002D5DFC"/>
    <w:rsid w:val="003C54C1"/>
    <w:rsid w:val="004064DF"/>
    <w:rsid w:val="00406F5D"/>
    <w:rsid w:val="00475312"/>
    <w:rsid w:val="004C4309"/>
    <w:rsid w:val="00592FA7"/>
    <w:rsid w:val="00594287"/>
    <w:rsid w:val="005F367C"/>
    <w:rsid w:val="006238AD"/>
    <w:rsid w:val="006863DC"/>
    <w:rsid w:val="006B4DC5"/>
    <w:rsid w:val="006E4C96"/>
    <w:rsid w:val="006F1F79"/>
    <w:rsid w:val="00715E6B"/>
    <w:rsid w:val="007C328A"/>
    <w:rsid w:val="007F33ED"/>
    <w:rsid w:val="008362FE"/>
    <w:rsid w:val="00842971"/>
    <w:rsid w:val="00896A2C"/>
    <w:rsid w:val="008A3B25"/>
    <w:rsid w:val="009122A8"/>
    <w:rsid w:val="00A034C8"/>
    <w:rsid w:val="00A11066"/>
    <w:rsid w:val="00A36564"/>
    <w:rsid w:val="00C41352"/>
    <w:rsid w:val="00C47102"/>
    <w:rsid w:val="00CD7CDC"/>
    <w:rsid w:val="00D97836"/>
    <w:rsid w:val="00DF0D95"/>
    <w:rsid w:val="00DF5F43"/>
    <w:rsid w:val="00ED1DC0"/>
    <w:rsid w:val="00F17A9D"/>
    <w:rsid w:val="00F320BB"/>
    <w:rsid w:val="00FB66C1"/>
    <w:rsid w:val="00FB6813"/>
    <w:rsid w:val="00FD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2694284F"/>
  <w15:chartTrackingRefBased/>
  <w15:docId w15:val="{E65359CA-5992-440A-B62D-BA760935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813"/>
    <w:pPr>
      <w:widowControl w:val="0"/>
      <w:snapToGrid w:val="0"/>
    </w:pPr>
    <w:rPr>
      <w:rFonts w:ascii="Arial" w:hAnsi="Arial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Cs w:val="20"/>
    </w:rPr>
  </w:style>
  <w:style w:type="character" w:styleId="a5">
    <w:name w:val="page number"/>
    <w:basedOn w:val="a0"/>
    <w:semiHidden/>
  </w:style>
  <w:style w:type="paragraph" w:styleId="a6">
    <w:name w:val="List Paragraph"/>
    <w:basedOn w:val="a"/>
    <w:uiPriority w:val="34"/>
    <w:qFormat/>
    <w:rsid w:val="007C328A"/>
    <w:pPr>
      <w:widowControl/>
      <w:snapToGrid/>
      <w:ind w:left="720"/>
    </w:pPr>
    <w:rPr>
      <w:rFonts w:ascii="Aptos" w:hAnsi="Aptos" w:cs="新細明體"/>
      <w:kern w:val="0"/>
      <w:sz w:val="24"/>
      <w14:ligatures w14:val="standardContextual"/>
    </w:rPr>
  </w:style>
  <w:style w:type="paragraph" w:styleId="a7">
    <w:name w:val="Revision"/>
    <w:hidden/>
    <w:uiPriority w:val="99"/>
    <w:semiHidden/>
    <w:rsid w:val="004064DF"/>
    <w:rPr>
      <w:rFonts w:ascii="Arial" w:hAnsi="Arial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7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3.xlsx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package" Target="embeddings/Microsoft_Excel_Worksheet4.xlsx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package" Target="embeddings/Microsoft_Excel_Worksheet2.xlsx"/><Relationship Id="rId22" Type="http://schemas.openxmlformats.org/officeDocument/2006/relationships/image" Target="media/image11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fead094-560e-463c-bb19-c3c75b05d1f6}" enabled="1" method="Standard" siteId="{7007305e-2664-4e6b-b9a4-c4d5ccfd152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990</Words>
  <Characters>1548</Characters>
  <Application>Microsoft Office Word</Application>
  <DocSecurity>0</DocSecurity>
  <Lines>118</Lines>
  <Paragraphs>45</Paragraphs>
  <ScaleCrop>false</ScaleCrop>
  <Company>PRU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資訊需求 – Step 1 (發展工作項目 – 說明要求事項與敘述功能要求, 避免考慮不周詳或中途太多變化而影響支援單位配合困難)</dc:title>
  <dc:subject/>
  <dc:creator>Allen_Shyu</dc:creator>
  <cp:keywords/>
  <dc:description/>
  <cp:lastModifiedBy>Richard Hu （胡真豪）</cp:lastModifiedBy>
  <cp:revision>4</cp:revision>
  <cp:lastPrinted>2003-09-24T07:24:00Z</cp:lastPrinted>
  <dcterms:created xsi:type="dcterms:W3CDTF">2025-12-05T09:47:00Z</dcterms:created>
  <dcterms:modified xsi:type="dcterms:W3CDTF">2025-12-09T02:37:00Z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ead094-560e-463c-bb19-c3c75b05d1f6_Enabled">
    <vt:lpwstr>true</vt:lpwstr>
  </property>
  <property fmtid="{D5CDD505-2E9C-101B-9397-08002B2CF9AE}" pid="3" name="MSIP_Label_efead094-560e-463c-bb19-c3c75b05d1f6_SetDate">
    <vt:lpwstr>2024-11-06T02:37:24Z</vt:lpwstr>
  </property>
  <property fmtid="{D5CDD505-2E9C-101B-9397-08002B2CF9AE}" pid="4" name="MSIP_Label_efead094-560e-463c-bb19-c3c75b05d1f6_Method">
    <vt:lpwstr>Standard</vt:lpwstr>
  </property>
  <property fmtid="{D5CDD505-2E9C-101B-9397-08002B2CF9AE}" pid="5" name="MSIP_Label_efead094-560e-463c-bb19-c3c75b05d1f6_Name">
    <vt:lpwstr>Restricted(PRU)</vt:lpwstr>
  </property>
  <property fmtid="{D5CDD505-2E9C-101B-9397-08002B2CF9AE}" pid="6" name="MSIP_Label_efead094-560e-463c-bb19-c3c75b05d1f6_SiteId">
    <vt:lpwstr>7007305e-2664-4e6b-b9a4-c4d5ccfd1524</vt:lpwstr>
  </property>
  <property fmtid="{D5CDD505-2E9C-101B-9397-08002B2CF9AE}" pid="7" name="MSIP_Label_efead094-560e-463c-bb19-c3c75b05d1f6_ActionId">
    <vt:lpwstr>eeef2920-ce8f-4d16-a818-66e0abd65cb7</vt:lpwstr>
  </property>
  <property fmtid="{D5CDD505-2E9C-101B-9397-08002B2CF9AE}" pid="8" name="MSIP_Label_efead094-560e-463c-bb19-c3c75b05d1f6_ContentBits">
    <vt:lpwstr>0</vt:lpwstr>
  </property>
</Properties>
</file>